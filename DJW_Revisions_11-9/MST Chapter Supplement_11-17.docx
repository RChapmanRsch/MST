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B0DB4" w14:textId="0C8224C0" w:rsidR="00DC0748" w:rsidRPr="00DC0748" w:rsidRDefault="00DC0748" w:rsidP="00885037">
      <w:pPr>
        <w:pStyle w:val="Caption"/>
        <w:spacing w:after="0"/>
        <w:jc w:val="center"/>
        <w:rPr>
          <w:ins w:id="0" w:author="Dave Weiss" w:date="2023-11-08T21:02:00Z"/>
          <w:rFonts w:ascii="Times New Roman" w:hAnsi="Times New Roman" w:cs="Times New Roman"/>
          <w:b/>
          <w:i w:val="0"/>
          <w:sz w:val="28"/>
          <w:szCs w:val="28"/>
          <w:rPrChange w:id="1" w:author="Dave Weiss" w:date="2023-11-08T21:04:00Z">
            <w:rPr>
              <w:ins w:id="2" w:author="Dave Weiss" w:date="2023-11-08T21:02:00Z"/>
              <w:b/>
              <w:i w:val="0"/>
            </w:rPr>
          </w:rPrChange>
        </w:rPr>
      </w:pPr>
      <w:ins w:id="3" w:author="Dave Weiss" w:date="2023-11-08T21:02:00Z">
        <w:r w:rsidRPr="00DC0748">
          <w:rPr>
            <w:rFonts w:ascii="Times New Roman" w:hAnsi="Times New Roman" w:cs="Times New Roman"/>
            <w:b/>
            <w:i w:val="0"/>
            <w:sz w:val="28"/>
            <w:szCs w:val="28"/>
            <w:rPrChange w:id="4" w:author="Dave Weiss" w:date="2023-11-08T21:04:00Z">
              <w:rPr>
                <w:b/>
                <w:i w:val="0"/>
              </w:rPr>
            </w:rPrChange>
          </w:rPr>
          <w:t>SUPPLEMENTARY MATERIAL</w:t>
        </w:r>
      </w:ins>
    </w:p>
    <w:p w14:paraId="55467EFA" w14:textId="77777777" w:rsidR="00DC0748" w:rsidRPr="00DC0748" w:rsidRDefault="00DC0748">
      <w:pPr>
        <w:rPr>
          <w:ins w:id="5" w:author="Dave Weiss" w:date="2023-11-08T21:02:00Z"/>
          <w:i/>
          <w:sz w:val="28"/>
          <w:szCs w:val="28"/>
          <w:rPrChange w:id="6" w:author="Dave Weiss" w:date="2023-11-08T21:04:00Z">
            <w:rPr>
              <w:ins w:id="7" w:author="Dave Weiss" w:date="2023-11-08T21:02:00Z"/>
              <w:b/>
              <w:i w:val="0"/>
            </w:rPr>
          </w:rPrChange>
        </w:rPr>
        <w:pPrChange w:id="8" w:author="Dave Weiss" w:date="2023-11-08T21:04:00Z">
          <w:pPr>
            <w:pStyle w:val="Caption"/>
            <w:spacing w:after="0"/>
            <w:jc w:val="center"/>
          </w:pPr>
        </w:pPrChange>
      </w:pPr>
    </w:p>
    <w:p w14:paraId="52188B96" w14:textId="26BF7FF0" w:rsidR="00DC0748" w:rsidRPr="00DC0748" w:rsidRDefault="00DC0748">
      <w:pPr>
        <w:jc w:val="center"/>
        <w:rPr>
          <w:ins w:id="9" w:author="Dave Weiss" w:date="2023-11-08T21:03:00Z"/>
          <w:b/>
          <w:sz w:val="28"/>
          <w:szCs w:val="28"/>
          <w:rPrChange w:id="10" w:author="Dave Weiss" w:date="2023-11-08T21:04:00Z">
            <w:rPr>
              <w:ins w:id="11" w:author="Dave Weiss" w:date="2023-11-08T21:03:00Z"/>
            </w:rPr>
          </w:rPrChange>
        </w:rPr>
        <w:pPrChange w:id="12" w:author="Dave Weiss" w:date="2023-11-08T21:03:00Z">
          <w:pPr>
            <w:pStyle w:val="Caption"/>
            <w:spacing w:after="0"/>
            <w:jc w:val="center"/>
          </w:pPr>
        </w:pPrChange>
      </w:pPr>
      <w:ins w:id="13" w:author="Dave Weiss" w:date="2023-11-08T21:04:00Z">
        <w:r>
          <w:rPr>
            <w:b/>
            <w:sz w:val="28"/>
            <w:szCs w:val="28"/>
            <w:lang w:eastAsia="ja-JP"/>
          </w:rPr>
          <w:t>t</w:t>
        </w:r>
      </w:ins>
      <w:ins w:id="14" w:author="Dave Weiss" w:date="2023-11-08T21:02:00Z">
        <w:r w:rsidRPr="00DC0748">
          <w:rPr>
            <w:b/>
            <w:sz w:val="28"/>
            <w:szCs w:val="28"/>
            <w:lang w:eastAsia="ja-JP"/>
            <w:rPrChange w:id="15" w:author="Dave Weiss" w:date="2023-11-08T21:04:00Z">
              <w:rPr>
                <w:i w:val="0"/>
                <w:iCs w:val="0"/>
              </w:rPr>
            </w:rPrChange>
          </w:rPr>
          <w:t xml:space="preserve">o </w:t>
        </w:r>
      </w:ins>
      <w:ins w:id="16" w:author="Dave Weiss" w:date="2023-11-08T21:53:00Z">
        <w:r w:rsidR="009D0038">
          <w:rPr>
            <w:b/>
            <w:sz w:val="28"/>
            <w:szCs w:val="28"/>
            <w:lang w:eastAsia="ja-JP"/>
          </w:rPr>
          <w:t>a</w:t>
        </w:r>
      </w:ins>
      <w:ins w:id="17" w:author="Dave Weiss" w:date="2023-11-08T21:02:00Z">
        <w:r w:rsidRPr="00DC0748">
          <w:rPr>
            <w:b/>
            <w:sz w:val="28"/>
            <w:szCs w:val="28"/>
            <w:lang w:eastAsia="ja-JP"/>
            <w:rPrChange w:id="18" w:author="Dave Weiss" w:date="2023-11-08T21:04:00Z">
              <w:rPr>
                <w:i w:val="0"/>
                <w:iCs w:val="0"/>
              </w:rPr>
            </w:rPrChange>
          </w:rPr>
          <w:t>ccompany</w:t>
        </w:r>
      </w:ins>
    </w:p>
    <w:p w14:paraId="30B0E5AE" w14:textId="77777777" w:rsidR="00DC0748" w:rsidRDefault="00DC0748">
      <w:pPr>
        <w:jc w:val="center"/>
        <w:rPr>
          <w:ins w:id="19" w:author="Dave Weiss" w:date="2023-11-08T21:03:00Z"/>
        </w:rPr>
        <w:pPrChange w:id="20" w:author="Dave Weiss" w:date="2023-11-08T21:03:00Z">
          <w:pPr>
            <w:pStyle w:val="Caption"/>
            <w:spacing w:after="0"/>
            <w:jc w:val="center"/>
          </w:pPr>
        </w:pPrChange>
      </w:pPr>
    </w:p>
    <w:p w14:paraId="05B1B28A" w14:textId="77777777" w:rsidR="00DC0748" w:rsidRPr="00DC0748" w:rsidRDefault="00DC0748">
      <w:pPr>
        <w:jc w:val="center"/>
        <w:rPr>
          <w:ins w:id="21" w:author="Dave Weiss" w:date="2023-11-08T21:03:00Z"/>
          <w:b/>
          <w:sz w:val="32"/>
          <w:szCs w:val="32"/>
          <w:rPrChange w:id="22" w:author="Dave Weiss" w:date="2023-11-08T21:04:00Z">
            <w:rPr>
              <w:ins w:id="23" w:author="Dave Weiss" w:date="2023-11-08T21:03:00Z"/>
              <w:b/>
              <w:sz w:val="28"/>
              <w:szCs w:val="28"/>
            </w:rPr>
          </w:rPrChange>
        </w:rPr>
        <w:pPrChange w:id="24" w:author="Dave Weiss" w:date="2023-11-08T21:03:00Z">
          <w:pPr>
            <w:pStyle w:val="Caption"/>
            <w:spacing w:after="0"/>
            <w:jc w:val="center"/>
          </w:pPr>
        </w:pPrChange>
      </w:pPr>
      <w:ins w:id="25" w:author="Dave Weiss" w:date="2023-11-08T21:03:00Z">
        <w:r w:rsidRPr="00DC0748">
          <w:rPr>
            <w:b/>
            <w:sz w:val="32"/>
            <w:szCs w:val="32"/>
            <w:rPrChange w:id="26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>Effect of Routing Errors on the Psychometric Properties of Multistage Tests</w:t>
        </w:r>
      </w:ins>
    </w:p>
    <w:p w14:paraId="6214CBC8" w14:textId="77777777" w:rsidR="00DC0748" w:rsidRPr="00DC0748" w:rsidRDefault="00DC0748">
      <w:pPr>
        <w:jc w:val="center"/>
        <w:rPr>
          <w:ins w:id="27" w:author="Dave Weiss" w:date="2023-11-08T21:03:00Z"/>
          <w:b/>
          <w:sz w:val="32"/>
          <w:szCs w:val="32"/>
          <w:rPrChange w:id="28" w:author="Dave Weiss" w:date="2023-11-08T21:04:00Z">
            <w:rPr>
              <w:ins w:id="29" w:author="Dave Weiss" w:date="2023-11-08T21:03:00Z"/>
              <w:b/>
              <w:sz w:val="28"/>
              <w:szCs w:val="28"/>
            </w:rPr>
          </w:rPrChange>
        </w:rPr>
        <w:pPrChange w:id="30" w:author="Dave Weiss" w:date="2023-11-08T21:03:00Z">
          <w:pPr>
            <w:pStyle w:val="Caption"/>
            <w:spacing w:after="0"/>
            <w:jc w:val="center"/>
          </w:pPr>
        </w:pPrChange>
      </w:pPr>
    </w:p>
    <w:p w14:paraId="52DA9FA8" w14:textId="75B98214" w:rsidR="00DC0748" w:rsidRPr="00DC0748" w:rsidRDefault="00DC0748">
      <w:pPr>
        <w:jc w:val="center"/>
        <w:rPr>
          <w:ins w:id="31" w:author="Dave Weiss" w:date="2023-11-08T21:03:00Z"/>
          <w:b/>
          <w:sz w:val="32"/>
          <w:szCs w:val="32"/>
          <w:rPrChange w:id="32" w:author="Dave Weiss" w:date="2023-11-08T21:04:00Z">
            <w:rPr>
              <w:ins w:id="33" w:author="Dave Weiss" w:date="2023-11-08T21:03:00Z"/>
              <w:b/>
              <w:sz w:val="28"/>
              <w:szCs w:val="28"/>
            </w:rPr>
          </w:rPrChange>
        </w:rPr>
        <w:pPrChange w:id="34" w:author="Dave Weiss" w:date="2023-11-08T21:03:00Z">
          <w:pPr>
            <w:pStyle w:val="Caption"/>
            <w:spacing w:after="0"/>
            <w:jc w:val="center"/>
          </w:pPr>
        </w:pPrChange>
      </w:pPr>
      <w:ins w:id="35" w:author="Dave Weiss" w:date="2023-11-08T21:05:00Z">
        <w:r>
          <w:rPr>
            <w:b/>
            <w:sz w:val="32"/>
            <w:szCs w:val="32"/>
          </w:rPr>
          <w:t>b</w:t>
        </w:r>
      </w:ins>
      <w:ins w:id="36" w:author="Dave Weiss" w:date="2023-11-08T21:03:00Z">
        <w:r w:rsidRPr="00DC0748">
          <w:rPr>
            <w:b/>
            <w:sz w:val="32"/>
            <w:szCs w:val="32"/>
            <w:rPrChange w:id="37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>y</w:t>
        </w:r>
      </w:ins>
    </w:p>
    <w:p w14:paraId="7627CFB0" w14:textId="77777777" w:rsidR="00DC0748" w:rsidRDefault="00DC0748">
      <w:pPr>
        <w:jc w:val="center"/>
        <w:rPr>
          <w:ins w:id="38" w:author="Dave Weiss" w:date="2023-11-08T21:06:00Z"/>
          <w:b/>
          <w:sz w:val="32"/>
          <w:szCs w:val="32"/>
        </w:rPr>
        <w:pPrChange w:id="39" w:author="Dave Weiss" w:date="2023-11-08T21:03:00Z">
          <w:pPr>
            <w:pStyle w:val="Caption"/>
            <w:spacing w:after="0"/>
            <w:jc w:val="center"/>
          </w:pPr>
        </w:pPrChange>
      </w:pPr>
      <w:ins w:id="40" w:author="Dave Weiss" w:date="2023-11-08T21:03:00Z">
        <w:r w:rsidRPr="00DC0748">
          <w:rPr>
            <w:b/>
            <w:sz w:val="32"/>
            <w:szCs w:val="32"/>
            <w:rPrChange w:id="41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br/>
          <w:t xml:space="preserve">Robert Chapman, David J. Weiss, and King </w:t>
        </w:r>
        <w:proofErr w:type="spellStart"/>
        <w:r w:rsidRPr="00DC0748">
          <w:rPr>
            <w:b/>
            <w:sz w:val="32"/>
            <w:szCs w:val="32"/>
            <w:rPrChange w:id="42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>Yiu</w:t>
        </w:r>
        <w:proofErr w:type="spellEnd"/>
        <w:r w:rsidRPr="00DC0748">
          <w:rPr>
            <w:b/>
            <w:sz w:val="32"/>
            <w:szCs w:val="32"/>
            <w:rPrChange w:id="43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 xml:space="preserve"> Suen</w:t>
        </w:r>
      </w:ins>
    </w:p>
    <w:p w14:paraId="135FCD0B" w14:textId="77777777" w:rsidR="00DC0748" w:rsidRDefault="00DC0748">
      <w:pPr>
        <w:jc w:val="center"/>
        <w:rPr>
          <w:ins w:id="44" w:author="Dave Weiss" w:date="2023-11-08T21:05:00Z"/>
          <w:b/>
          <w:sz w:val="32"/>
          <w:szCs w:val="32"/>
        </w:rPr>
        <w:pPrChange w:id="45" w:author="Dave Weiss" w:date="2023-11-08T21:03:00Z">
          <w:pPr>
            <w:pStyle w:val="Caption"/>
            <w:spacing w:after="0"/>
            <w:jc w:val="center"/>
          </w:pPr>
        </w:pPrChange>
      </w:pPr>
    </w:p>
    <w:p w14:paraId="03C0B802" w14:textId="77777777" w:rsidR="00DC0748" w:rsidRDefault="00DC0748">
      <w:pPr>
        <w:jc w:val="center"/>
        <w:rPr>
          <w:ins w:id="46" w:author="Dave Weiss" w:date="2023-11-08T21:06:00Z"/>
          <w:lang w:eastAsia="ja-JP"/>
        </w:rPr>
        <w:pPrChange w:id="47" w:author="Dave Weiss" w:date="2023-11-08T21:06:00Z">
          <w:pPr/>
        </w:pPrChange>
      </w:pPr>
      <w:ins w:id="48" w:author="Dave Weiss" w:date="2023-11-08T21:06:00Z">
        <w:r>
          <w:rPr>
            <w:b/>
            <w:sz w:val="28"/>
            <w:szCs w:val="28"/>
          </w:rPr>
          <w:t>University of Minnesota</w:t>
        </w:r>
      </w:ins>
    </w:p>
    <w:p w14:paraId="67702362" w14:textId="77777777" w:rsidR="00DC0748" w:rsidRPr="00DC0748" w:rsidRDefault="00DC0748">
      <w:pPr>
        <w:rPr>
          <w:ins w:id="49" w:author="Dave Weiss" w:date="2023-11-08T21:05:00Z"/>
          <w:b/>
          <w:sz w:val="32"/>
          <w:szCs w:val="32"/>
        </w:rPr>
        <w:pPrChange w:id="50" w:author="Dave Weiss" w:date="2023-11-08T21:07:00Z">
          <w:pPr>
            <w:pStyle w:val="Caption"/>
            <w:spacing w:after="0"/>
            <w:jc w:val="center"/>
          </w:pPr>
        </w:pPrChange>
      </w:pPr>
    </w:p>
    <w:p w14:paraId="0D680254" w14:textId="77777777" w:rsidR="00DC0748" w:rsidRDefault="00DC0748" w:rsidP="00DC0748">
      <w:pPr>
        <w:jc w:val="center"/>
        <w:rPr>
          <w:ins w:id="51" w:author="Dave Weiss" w:date="2023-11-08T21:06:00Z"/>
          <w:sz w:val="32"/>
          <w:szCs w:val="32"/>
          <w:lang w:eastAsia="ja-JP"/>
        </w:rPr>
      </w:pPr>
      <w:ins w:id="52" w:author="Dave Weiss" w:date="2023-11-08T21:03:00Z">
        <w:r w:rsidRPr="00DC0748">
          <w:rPr>
            <w:b/>
            <w:sz w:val="32"/>
            <w:szCs w:val="32"/>
            <w:rPrChange w:id="53" w:author="Dave Weiss" w:date="2023-11-08T21:04:00Z">
              <w:rPr>
                <w:b/>
                <w:sz w:val="28"/>
                <w:szCs w:val="28"/>
              </w:rPr>
            </w:rPrChange>
          </w:rPr>
          <w:br/>
        </w:r>
      </w:ins>
      <w:ins w:id="54" w:author="Dave Weiss" w:date="2023-11-08T21:06:00Z">
        <w:r>
          <w:rPr>
            <w:sz w:val="32"/>
            <w:szCs w:val="32"/>
            <w:lang w:eastAsia="ja-JP"/>
          </w:rPr>
          <w:br w:type="page"/>
        </w:r>
      </w:ins>
    </w:p>
    <w:p w14:paraId="46C01359" w14:textId="5D4A3ADA" w:rsidR="00DC0748" w:rsidRDefault="00DC0748" w:rsidP="00DC0748">
      <w:pPr>
        <w:rPr>
          <w:ins w:id="55" w:author="Dave Weiss" w:date="2023-11-08T21:03:00Z"/>
          <w:lang w:eastAsia="ja-JP"/>
        </w:rPr>
      </w:pPr>
    </w:p>
    <w:p w14:paraId="6BA96437" w14:textId="77777777" w:rsidR="00DC0748" w:rsidRDefault="00DC0748" w:rsidP="00885037">
      <w:pPr>
        <w:pStyle w:val="Caption"/>
        <w:spacing w:after="0"/>
        <w:jc w:val="center"/>
        <w:rPr>
          <w:ins w:id="56" w:author="Dave Weiss" w:date="2023-11-08T21:02:00Z"/>
          <w:b/>
          <w:i w:val="0"/>
        </w:rPr>
      </w:pPr>
    </w:p>
    <w:p w14:paraId="7C63DFC4" w14:textId="7D081789" w:rsidR="00885037" w:rsidRPr="009D0038" w:rsidRDefault="00885037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rPrChange w:id="57" w:author="Dave Weiss" w:date="2023-11-08T21:54:00Z">
            <w:rPr>
              <w:b/>
              <w:i w:val="0"/>
            </w:rPr>
          </w:rPrChange>
        </w:rPr>
      </w:pPr>
      <w:r w:rsidRPr="009D0038">
        <w:rPr>
          <w:rFonts w:ascii="Times New Roman" w:hAnsi="Times New Roman" w:cs="Times New Roman"/>
          <w:b/>
          <w:i w:val="0"/>
          <w:rPrChange w:id="58" w:author="Dave Weiss" w:date="2023-11-08T21:54:00Z">
            <w:rPr>
              <w:b/>
              <w:i w:val="0"/>
            </w:rPr>
          </w:rPrChange>
        </w:rPr>
        <w:t xml:space="preserve">Figure </w:t>
      </w:r>
      <w:r w:rsidR="00680E12" w:rsidRPr="009D0038">
        <w:rPr>
          <w:rFonts w:ascii="Times New Roman" w:hAnsi="Times New Roman" w:cs="Times New Roman"/>
          <w:b/>
          <w:i w:val="0"/>
          <w:rPrChange w:id="59" w:author="Dave Weiss" w:date="2023-11-08T21:54:00Z">
            <w:rPr>
              <w:b/>
              <w:i w:val="0"/>
            </w:rPr>
          </w:rPrChange>
        </w:rPr>
        <w:t>S-1</w:t>
      </w:r>
      <w:r w:rsidRPr="009D0038">
        <w:rPr>
          <w:rFonts w:ascii="Times New Roman" w:hAnsi="Times New Roman" w:cs="Times New Roman"/>
          <w:b/>
          <w:i w:val="0"/>
          <w:rPrChange w:id="60" w:author="Dave Weiss" w:date="2023-11-08T21:54:00Z">
            <w:rPr>
              <w:b/>
              <w:i w:val="0"/>
            </w:rPr>
          </w:rPrChange>
        </w:rPr>
        <w:t>.</w:t>
      </w:r>
      <w:r w:rsidRPr="009D0038">
        <w:rPr>
          <w:rFonts w:ascii="Times New Roman" w:hAnsi="Times New Roman" w:cs="Times New Roman"/>
          <w:b/>
          <w:rPrChange w:id="61" w:author="Dave Weiss" w:date="2023-11-08T21:54:00Z">
            <w:rPr>
              <w:b/>
            </w:rPr>
          </w:rPrChange>
        </w:rPr>
        <w:t xml:space="preserve"> </w:t>
      </w:r>
      <w:r w:rsidRPr="009D0038">
        <w:rPr>
          <w:rFonts w:ascii="Times New Roman" w:hAnsi="Times New Roman" w:cs="Times New Roman"/>
          <w:b/>
          <w:i w:val="0"/>
          <w:rPrChange w:id="62" w:author="Dave Weiss" w:date="2023-11-08T21:54:00Z">
            <w:rPr>
              <w:b/>
              <w:i w:val="0"/>
            </w:rPr>
          </w:rPrChange>
        </w:rPr>
        <w:t xml:space="preserve">Module information functions for 1-3-3 and 1-3-4 MST designs by assembly method, </w:t>
      </w:r>
      <w:ins w:id="63" w:author="Dave Weiss [2]" w:date="2023-11-07T14:43:00Z">
        <w:r w:rsidRPr="009D0038">
          <w:rPr>
            <w:rFonts w:ascii="Times New Roman" w:hAnsi="Times New Roman" w:cs="Times New Roman"/>
            <w:b/>
            <w:i w:val="0"/>
            <w:rPrChange w:id="64" w:author="Dave Weiss" w:date="2023-11-08T21:54:00Z">
              <w:rPr>
                <w:b/>
                <w:i w:val="0"/>
              </w:rPr>
            </w:rPrChange>
          </w:rPr>
          <w:br/>
        </w:r>
      </w:ins>
      <w:r w:rsidRPr="009D0038">
        <w:rPr>
          <w:rFonts w:ascii="Times New Roman" w:hAnsi="Times New Roman" w:cs="Times New Roman"/>
          <w:b/>
          <w:i w:val="0"/>
          <w:rPrChange w:id="65" w:author="Dave Weiss" w:date="2023-11-08T21:54:00Z">
            <w:rPr>
              <w:b/>
              <w:i w:val="0"/>
            </w:rPr>
          </w:rPrChange>
        </w:rPr>
        <w:t>with equal number of items per stage, averaged across five panels</w:t>
      </w:r>
    </w:p>
    <w:p w14:paraId="1E8C6F85" w14:textId="77777777" w:rsidR="00885037" w:rsidRPr="009D0038" w:rsidRDefault="00885037" w:rsidP="00885037"/>
    <w:p w14:paraId="0C9F0AF9" w14:textId="77777777" w:rsidR="00885037" w:rsidRPr="009D0038" w:rsidRDefault="00885037" w:rsidP="00885037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rPrChange w:id="66" w:author="Dave Weiss" w:date="2023-11-08T21:54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rPrChange w:id="67" w:author="Dave Weiss" w:date="2023-11-08T21:54:00Z">
            <w:rPr>
              <w:b/>
            </w:rPr>
          </w:rPrChange>
        </w:rPr>
        <w:t>1-3-3 MST</w:t>
      </w:r>
    </w:p>
    <w:p w14:paraId="4C74BB23" w14:textId="77777777" w:rsidR="00885037" w:rsidRDefault="00885037" w:rsidP="00885037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FB30DCA" wp14:editId="2324D860">
            <wp:extent cx="7086601" cy="4724400"/>
            <wp:effectExtent l="0" t="0" r="0" b="0"/>
            <wp:docPr id="2108074523" name="Picture 1" descr="A group of graph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4523" name="Picture 1" descr="A group of graphs with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214" cy="48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EE6" w14:textId="77777777" w:rsidR="00885037" w:rsidRDefault="00885037" w:rsidP="00885037">
      <w:pPr>
        <w:rPr>
          <w:b/>
        </w:rPr>
      </w:pPr>
    </w:p>
    <w:p w14:paraId="5C145795" w14:textId="77777777" w:rsidR="00885037" w:rsidRPr="009D0038" w:rsidRDefault="00885037" w:rsidP="00885037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rPrChange w:id="68" w:author="Dave Weiss" w:date="2023-11-08T21:54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rPrChange w:id="69" w:author="Dave Weiss" w:date="2023-11-08T21:54:00Z">
            <w:rPr>
              <w:b/>
            </w:rPr>
          </w:rPrChange>
        </w:rPr>
        <w:t>1-3-4 MST</w:t>
      </w:r>
    </w:p>
    <w:p w14:paraId="1370DAA7" w14:textId="77777777" w:rsidR="00885037" w:rsidRDefault="00885037" w:rsidP="00885037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78D941E" wp14:editId="6D783A68">
            <wp:extent cx="7091172" cy="4727448"/>
            <wp:effectExtent l="0" t="0" r="0" b="0"/>
            <wp:docPr id="1647332098" name="Picture 2" descr="A group of graphs showing different siz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2098" name="Picture 2" descr="A group of graphs showing different sizes of line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172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053E" w14:textId="77777777" w:rsidR="00885037" w:rsidRDefault="00885037" w:rsidP="00885037">
      <w:pPr>
        <w:jc w:val="center"/>
        <w:rPr>
          <w:b/>
        </w:rPr>
        <w:sectPr w:rsidR="00885037" w:rsidSect="00DC0748">
          <w:footnotePr>
            <w:pos w:val="beneathText"/>
          </w:footnotePr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7343A75" w14:textId="5152FB9C" w:rsidR="00E3206F" w:rsidRPr="009D0038" w:rsidRDefault="00E3206F" w:rsidP="00E3206F">
      <w:pPr>
        <w:pStyle w:val="Caption"/>
        <w:jc w:val="center"/>
        <w:rPr>
          <w:rFonts w:ascii="Times New Roman" w:hAnsi="Times New Roman" w:cs="Times New Roman"/>
          <w:b/>
          <w:i w:val="0"/>
          <w:rPrChange w:id="70" w:author="Dave Weiss" w:date="2023-11-08T21:54:00Z">
            <w:rPr>
              <w:b/>
              <w:i w:val="0"/>
            </w:rPr>
          </w:rPrChange>
        </w:rPr>
      </w:pPr>
      <w:r w:rsidRPr="009D0038">
        <w:rPr>
          <w:rFonts w:ascii="Times New Roman" w:hAnsi="Times New Roman" w:cs="Times New Roman"/>
          <w:b/>
          <w:rPrChange w:id="71" w:author="Dave Weiss" w:date="2023-11-08T21:54:00Z">
            <w:rPr>
              <w:b/>
            </w:rPr>
          </w:rPrChange>
        </w:rPr>
        <w:lastRenderedPageBreak/>
        <w:t xml:space="preserve">Figure </w:t>
      </w:r>
      <w:r w:rsidR="00A964F3" w:rsidRPr="009D0038">
        <w:rPr>
          <w:rFonts w:ascii="Times New Roman" w:hAnsi="Times New Roman" w:cs="Times New Roman"/>
          <w:b/>
          <w:rPrChange w:id="72" w:author="Dave Weiss" w:date="2023-11-08T21:54:00Z">
            <w:rPr>
              <w:b/>
            </w:rPr>
          </w:rPrChange>
        </w:rPr>
        <w:t>S-2</w:t>
      </w:r>
      <w:r w:rsidRPr="009D0038">
        <w:rPr>
          <w:rFonts w:ascii="Times New Roman" w:hAnsi="Times New Roman" w:cs="Times New Roman"/>
          <w:b/>
          <w:rPrChange w:id="73" w:author="Dave Weiss" w:date="2023-11-08T21:54:00Z">
            <w:rPr>
              <w:b/>
            </w:rPr>
          </w:rPrChange>
        </w:rPr>
        <w:t xml:space="preserve">. </w:t>
      </w:r>
      <w:r w:rsidRPr="009D0038">
        <w:rPr>
          <w:rFonts w:ascii="Times New Roman" w:hAnsi="Times New Roman" w:cs="Times New Roman"/>
          <w:b/>
          <w:i w:val="0"/>
          <w:rPrChange w:id="74" w:author="Dave Weiss" w:date="2023-11-08T21:54:00Z">
            <w:rPr>
              <w:b/>
              <w:i w:val="0"/>
            </w:rPr>
          </w:rPrChange>
        </w:rPr>
        <w:t>Mean</w:t>
      </w:r>
      <w:r w:rsidRPr="009D0038">
        <w:rPr>
          <w:rFonts w:ascii="Times New Roman" w:hAnsi="Times New Roman" w:cs="Times New Roman"/>
          <w:b/>
          <w:rPrChange w:id="75" w:author="Dave Weiss" w:date="2023-11-08T21:54:00Z">
            <w:rPr>
              <w:b/>
            </w:rPr>
          </w:rPrChange>
        </w:rPr>
        <w:t xml:space="preserve"> </w:t>
      </w:r>
      <w:r w:rsidRPr="009D0038">
        <w:rPr>
          <w:rFonts w:ascii="Times New Roman" w:hAnsi="Times New Roman" w:cs="Times New Roman"/>
          <w:b/>
          <w:i w:val="0"/>
          <w:rPrChange w:id="76" w:author="Dave Weiss" w:date="2023-11-08T21:54:00Z">
            <w:rPr>
              <w:b/>
              <w:i w:val="0"/>
            </w:rPr>
          </w:rPrChange>
        </w:rPr>
        <w:t xml:space="preserve">conditional percentage of </w:t>
      </w:r>
      <w:proofErr w:type="spellStart"/>
      <w:r w:rsidRPr="009D0038">
        <w:rPr>
          <w:rFonts w:ascii="Times New Roman" w:hAnsi="Times New Roman" w:cs="Times New Roman"/>
          <w:b/>
          <w:i w:val="0"/>
          <w:rPrChange w:id="77" w:author="Dave Weiss" w:date="2023-11-08T21:54:00Z">
            <w:rPr>
              <w:b/>
              <w:i w:val="0"/>
            </w:rPr>
          </w:rPrChange>
        </w:rPr>
        <w:t>simulees</w:t>
      </w:r>
      <w:proofErr w:type="spellEnd"/>
      <w:r w:rsidRPr="009D0038">
        <w:rPr>
          <w:rFonts w:ascii="Times New Roman" w:hAnsi="Times New Roman" w:cs="Times New Roman"/>
          <w:b/>
          <w:i w:val="0"/>
          <w:rPrChange w:id="78" w:author="Dave Weiss" w:date="2023-11-08T21:54:00Z">
            <w:rPr>
              <w:b/>
              <w:i w:val="0"/>
            </w:rPr>
          </w:rPrChange>
        </w:rPr>
        <w:t xml:space="preserve"> with routing </w:t>
      </w:r>
      <w:commentRangeStart w:id="79"/>
      <w:r w:rsidRPr="009D0038">
        <w:rPr>
          <w:rFonts w:ascii="Times New Roman" w:hAnsi="Times New Roman" w:cs="Times New Roman"/>
          <w:b/>
          <w:i w:val="0"/>
          <w:rPrChange w:id="80" w:author="Dave Weiss" w:date="2023-11-08T21:54:00Z">
            <w:rPr>
              <w:b/>
              <w:i w:val="0"/>
            </w:rPr>
          </w:rPrChange>
        </w:rPr>
        <w:t>errors</w:t>
      </w:r>
      <w:commentRangeEnd w:id="79"/>
      <w:r w:rsidRPr="009D0038">
        <w:rPr>
          <w:rStyle w:val="CommentReference"/>
          <w:rFonts w:ascii="Times New Roman" w:hAnsi="Times New Roman" w:cs="Times New Roman"/>
          <w:i w:val="0"/>
          <w:iCs w:val="0"/>
          <w:color w:val="auto"/>
          <w:rPrChange w:id="81" w:author="Dave Weiss" w:date="2023-11-08T21:54:00Z">
            <w:rPr>
              <w:rStyle w:val="CommentReference"/>
              <w:i w:val="0"/>
              <w:iCs w:val="0"/>
              <w:color w:val="auto"/>
            </w:rPr>
          </w:rPrChange>
        </w:rPr>
        <w:commentReference w:id="79"/>
      </w:r>
    </w:p>
    <w:p w14:paraId="29B38953" w14:textId="77777777" w:rsidR="00E3206F" w:rsidRPr="009D0038" w:rsidRDefault="00E3206F" w:rsidP="00E3206F">
      <w:pPr>
        <w:rPr>
          <w:b/>
          <w:bCs/>
        </w:rPr>
      </w:pPr>
    </w:p>
    <w:p w14:paraId="67A80181" w14:textId="02E4675A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82" w:author="Dave Weiss" w:date="2023-11-08T21:54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83" w:author="Dave Weiss" w:date="2023-11-08T21:54:00Z">
            <w:rPr>
              <w:b/>
              <w:bCs/>
            </w:rPr>
          </w:rPrChange>
        </w:rPr>
        <w:t>Maximum Information-</w:t>
      </w:r>
      <w:del w:id="84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85" w:author="Dave Weiss" w:date="2023-11-08T21:54:00Z">
              <w:rPr>
                <w:b/>
                <w:bCs/>
              </w:rPr>
            </w:rPrChange>
          </w:rPr>
          <w:delText>based</w:delText>
        </w:r>
      </w:del>
      <w:ins w:id="86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87" w:author="Dave Weiss" w:date="2023-11-08T21:54:00Z">
            <w:rPr>
              <w:b/>
              <w:bCs/>
            </w:rPr>
          </w:rPrChange>
        </w:rPr>
        <w:t xml:space="preserve"> Routing, 1-3-3 Design</w:t>
      </w:r>
    </w:p>
    <w:p w14:paraId="334E8F3A" w14:textId="77777777" w:rsidR="00E3206F" w:rsidRDefault="00E3206F" w:rsidP="00E3206F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BB5443E" wp14:editId="19DD0D8E">
            <wp:extent cx="6084652" cy="4056434"/>
            <wp:effectExtent l="0" t="0" r="0" b="0"/>
            <wp:docPr id="39525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500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762" cy="40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3FB" w14:textId="77777777" w:rsidR="00E3206F" w:rsidRDefault="00E3206F" w:rsidP="00E3206F">
      <w:pPr>
        <w:pStyle w:val="ListParagraph"/>
        <w:ind w:left="1080"/>
        <w:rPr>
          <w:b/>
          <w:bCs/>
        </w:rPr>
      </w:pPr>
    </w:p>
    <w:p w14:paraId="19DD9211" w14:textId="0F5D9242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88" w:author="Dave Weiss" w:date="2023-11-08T21:54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89" w:author="Dave Weiss" w:date="2023-11-08T21:54:00Z">
            <w:rPr>
              <w:b/>
              <w:bCs/>
            </w:rPr>
          </w:rPrChange>
        </w:rPr>
        <w:t>Maximum Information-</w:t>
      </w:r>
      <w:del w:id="9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91" w:author="Dave Weiss" w:date="2023-11-08T21:54:00Z">
              <w:rPr>
                <w:b/>
                <w:bCs/>
              </w:rPr>
            </w:rPrChange>
          </w:rPr>
          <w:delText>based</w:delText>
        </w:r>
      </w:del>
      <w:ins w:id="9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93" w:author="Dave Weiss" w:date="2023-11-08T21:54:00Z">
            <w:rPr>
              <w:b/>
              <w:bCs/>
            </w:rPr>
          </w:rPrChange>
        </w:rPr>
        <w:t xml:space="preserve"> Routing, 1-3-4 Design</w:t>
      </w:r>
    </w:p>
    <w:p w14:paraId="64394FA5" w14:textId="77777777" w:rsidR="00E3206F" w:rsidRDefault="00E3206F" w:rsidP="00E3206F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1BA55DBA" wp14:editId="3C64723A">
            <wp:extent cx="7620000" cy="5080000"/>
            <wp:effectExtent l="0" t="0" r="0" b="0"/>
            <wp:docPr id="540188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419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2FF" w14:textId="77777777" w:rsidR="00E3206F" w:rsidRPr="00C318B7" w:rsidRDefault="00E3206F" w:rsidP="00E3206F">
      <w:pPr>
        <w:rPr>
          <w:b/>
          <w:bCs/>
        </w:rPr>
      </w:pPr>
    </w:p>
    <w:p w14:paraId="7EC9C33F" w14:textId="13C0A80D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94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95" w:author="Dave Weiss" w:date="2023-11-08T21:55:00Z">
            <w:rPr>
              <w:b/>
              <w:bCs/>
            </w:rPr>
          </w:rPrChange>
        </w:rPr>
        <w:t xml:space="preserve">Population Distribution Interval – </w:t>
      </w:r>
      <w:ins w:id="96" w:author="Dave Weiss [2]" w:date="2023-11-07T15:03:00Z">
        <w:r w:rsidRPr="009D0038">
          <w:rPr>
            <w:rFonts w:ascii="Times New Roman" w:hAnsi="Times New Roman" w:cs="Times New Roman"/>
            <w:b/>
            <w:bCs/>
            <w:i/>
            <w:iCs/>
            <w:rPrChange w:id="97" w:author="Dave Weiss" w:date="2023-11-08T21:55:00Z">
              <w:rPr>
                <w:b/>
                <w:bCs/>
                <w:i/>
                <w:iCs/>
              </w:rPr>
            </w:rPrChange>
          </w:rPr>
          <w:sym w:font="Symbol" w:char="F071"/>
        </w:r>
      </w:ins>
      <w:del w:id="98" w:author="Dave Weiss [2]" w:date="2023-11-07T15:03:00Z">
        <w:r w:rsidRPr="009D0038" w:rsidDel="001B7241">
          <w:rPr>
            <w:rFonts w:ascii="Times New Roman" w:hAnsi="Times New Roman" w:cs="Times New Roman"/>
            <w:b/>
            <w:bCs/>
            <w:rPrChange w:id="99" w:author="Dave Weiss" w:date="2023-11-08T21:55:00Z">
              <w:rPr>
                <w:b/>
                <w:bCs/>
              </w:rPr>
            </w:rPrChange>
          </w:rPr>
          <w:delText>Theta</w:delText>
        </w:r>
      </w:del>
      <w:ins w:id="100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01" w:author="Dave Weiss" w:date="2023-11-08T21:55:00Z">
              <w:rPr>
                <w:b/>
                <w:bCs/>
              </w:rPr>
            </w:rPrChange>
          </w:rPr>
          <w:t xml:space="preserve"> </w:t>
        </w:r>
      </w:ins>
      <w:del w:id="102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03" w:author="Dave Weiss" w:date="2023-11-08T21:55:00Z">
              <w:rPr>
                <w:b/>
                <w:bCs/>
              </w:rPr>
            </w:rPrChange>
          </w:rPr>
          <w:delText xml:space="preserve"> </w:delText>
        </w:r>
      </w:del>
      <w:proofErr w:type="spellStart"/>
      <w:ins w:id="104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05" w:author="Dave Weiss" w:date="2023-11-08T21:55:00Z">
              <w:rPr>
                <w:b/>
                <w:bCs/>
              </w:rPr>
            </w:rPrChange>
          </w:rPr>
          <w:t>B</w:t>
        </w:r>
      </w:ins>
      <w:del w:id="10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07" w:author="Dave Weiss" w:date="2023-11-08T21:55:00Z">
              <w:rPr>
                <w:b/>
                <w:bCs/>
              </w:rPr>
            </w:rPrChange>
          </w:rPr>
          <w:delText>based</w:delText>
        </w:r>
      </w:del>
      <w:ins w:id="10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proofErr w:type="spellEnd"/>
      <w:r w:rsidRPr="009D0038">
        <w:rPr>
          <w:rFonts w:ascii="Times New Roman" w:hAnsi="Times New Roman" w:cs="Times New Roman"/>
          <w:b/>
          <w:bCs/>
          <w:rPrChange w:id="109" w:author="Dave Weiss" w:date="2023-11-08T21:55:00Z">
            <w:rPr>
              <w:b/>
              <w:bCs/>
            </w:rPr>
          </w:rPrChange>
        </w:rPr>
        <w:t xml:space="preserve"> Routing, 1-3-3 Design</w:t>
      </w:r>
    </w:p>
    <w:p w14:paraId="1D543416" w14:textId="77777777" w:rsidR="00E3206F" w:rsidRDefault="00E3206F" w:rsidP="00E3206F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2F2DC6BA" wp14:editId="7C67FFAF">
            <wp:extent cx="7620000" cy="5080000"/>
            <wp:effectExtent l="0" t="0" r="0" b="0"/>
            <wp:docPr id="2134603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3742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EE8F" w14:textId="77777777" w:rsidR="00E3206F" w:rsidRDefault="00E3206F" w:rsidP="00E3206F">
      <w:pPr>
        <w:pStyle w:val="ListParagraph"/>
        <w:ind w:left="1080"/>
        <w:rPr>
          <w:b/>
          <w:bCs/>
        </w:rPr>
      </w:pPr>
    </w:p>
    <w:p w14:paraId="4EF2B120" w14:textId="77777777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110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11" w:author="Dave Weiss" w:date="2023-11-08T21:55:00Z">
            <w:rPr>
              <w:b/>
              <w:bCs/>
            </w:rPr>
          </w:rPrChange>
        </w:rPr>
        <w:t xml:space="preserve">Population Distribution Interval – </w:t>
      </w:r>
      <w:ins w:id="112" w:author="Dave Weiss [2]" w:date="2023-11-07T15:03:00Z">
        <w:r w:rsidRPr="009D0038">
          <w:rPr>
            <w:rFonts w:ascii="Times New Roman" w:hAnsi="Times New Roman" w:cs="Times New Roman"/>
            <w:b/>
            <w:bCs/>
            <w:i/>
            <w:iCs/>
            <w:rPrChange w:id="113" w:author="Dave Weiss" w:date="2023-11-08T21:55:00Z">
              <w:rPr>
                <w:b/>
                <w:bCs/>
                <w:i/>
                <w:iCs/>
              </w:rPr>
            </w:rPrChange>
          </w:rPr>
          <w:sym w:font="Symbol" w:char="F071"/>
        </w:r>
      </w:ins>
      <w:del w:id="114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15" w:author="Dave Weiss" w:date="2023-11-08T21:55:00Z">
              <w:rPr>
                <w:b/>
                <w:bCs/>
              </w:rPr>
            </w:rPrChange>
          </w:rPr>
          <w:delText>Theta</w:delText>
        </w:r>
      </w:del>
      <w:ins w:id="116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17" w:author="Dave Weiss" w:date="2023-11-08T21:55:00Z">
              <w:rPr>
                <w:b/>
                <w:bCs/>
              </w:rPr>
            </w:rPrChange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118" w:author="Dave Weiss" w:date="2023-11-08T21:55:00Z">
            <w:rPr>
              <w:b/>
              <w:bCs/>
            </w:rPr>
          </w:rPrChange>
        </w:rPr>
        <w:t xml:space="preserve"> </w:t>
      </w:r>
      <w:del w:id="119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20" w:author="Dave Weiss" w:date="2023-11-08T21:55:00Z">
              <w:rPr>
                <w:b/>
                <w:bCs/>
              </w:rPr>
            </w:rPrChange>
          </w:rPr>
          <w:delText>b</w:delText>
        </w:r>
      </w:del>
      <w:ins w:id="121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22" w:author="Dave Weiss" w:date="2023-11-08T21:55:00Z">
              <w:rPr>
                <w:b/>
                <w:bCs/>
              </w:rPr>
            </w:rPrChange>
          </w:rPr>
          <w:t>B</w:t>
        </w:r>
      </w:ins>
      <w:r w:rsidRPr="009D0038">
        <w:rPr>
          <w:rFonts w:ascii="Times New Roman" w:hAnsi="Times New Roman" w:cs="Times New Roman"/>
          <w:b/>
          <w:bCs/>
          <w:rPrChange w:id="123" w:author="Dave Weiss" w:date="2023-11-08T21:55:00Z">
            <w:rPr>
              <w:b/>
              <w:bCs/>
            </w:rPr>
          </w:rPrChange>
        </w:rPr>
        <w:t>ased Routing, 1-3-4 Design</w:t>
      </w:r>
    </w:p>
    <w:p w14:paraId="4F81F5E9" w14:textId="77777777" w:rsidR="00E3206F" w:rsidRPr="00C318B7" w:rsidRDefault="00E3206F" w:rsidP="00E32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8AEF31" wp14:editId="6E64C193">
            <wp:extent cx="7620000" cy="5080000"/>
            <wp:effectExtent l="0" t="0" r="0" b="0"/>
            <wp:docPr id="2087548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821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CAF4" w14:textId="77777777" w:rsidR="00E3206F" w:rsidRPr="00C318B7" w:rsidRDefault="00E3206F" w:rsidP="00E3206F">
      <w:pPr>
        <w:rPr>
          <w:b/>
          <w:bCs/>
        </w:rPr>
      </w:pPr>
    </w:p>
    <w:p w14:paraId="3D4DCE47" w14:textId="60FBBC6F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124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25" w:author="Dave Weiss" w:date="2023-11-08T21:55:00Z">
            <w:rPr>
              <w:b/>
              <w:bCs/>
            </w:rPr>
          </w:rPrChange>
        </w:rPr>
        <w:t>Population Distribution Interval – Number</w:t>
      </w:r>
      <w:del w:id="126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27" w:author="Dave Weiss" w:date="2023-11-08T21:55:00Z">
              <w:rPr>
                <w:b/>
                <w:bCs/>
              </w:rPr>
            </w:rPrChange>
          </w:rPr>
          <w:delText xml:space="preserve"> </w:delText>
        </w:r>
      </w:del>
      <w:ins w:id="128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29" w:author="Dave Weiss" w:date="2023-11-08T21:55:00Z">
              <w:rPr>
                <w:b/>
                <w:bCs/>
              </w:rPr>
            </w:rPrChange>
          </w:rPr>
          <w:t>-</w:t>
        </w:r>
      </w:ins>
      <w:r w:rsidRPr="009D0038">
        <w:rPr>
          <w:rFonts w:ascii="Times New Roman" w:hAnsi="Times New Roman" w:cs="Times New Roman"/>
          <w:b/>
          <w:bCs/>
          <w:rPrChange w:id="130" w:author="Dave Weiss" w:date="2023-11-08T21:55:00Z">
            <w:rPr>
              <w:b/>
              <w:bCs/>
            </w:rPr>
          </w:rPrChange>
        </w:rPr>
        <w:t xml:space="preserve">Correct </w:t>
      </w:r>
      <w:del w:id="131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32" w:author="Dave Weiss" w:date="2023-11-08T21:55:00Z">
              <w:rPr>
                <w:b/>
                <w:bCs/>
              </w:rPr>
            </w:rPrChange>
          </w:rPr>
          <w:delText>based</w:delText>
        </w:r>
      </w:del>
      <w:ins w:id="133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34" w:author="Dave Weiss" w:date="2023-11-08T21:55:00Z">
            <w:rPr>
              <w:b/>
              <w:bCs/>
            </w:rPr>
          </w:rPrChange>
        </w:rPr>
        <w:t xml:space="preserve"> Routing, 1-3-3 Design</w:t>
      </w:r>
    </w:p>
    <w:p w14:paraId="6CEF5940" w14:textId="77777777" w:rsidR="00E3206F" w:rsidRDefault="00E3206F" w:rsidP="00E32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D45592" wp14:editId="184B8A94">
            <wp:extent cx="7620000" cy="5080000"/>
            <wp:effectExtent l="0" t="0" r="0" b="0"/>
            <wp:docPr id="591503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3953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D5D3" w14:textId="77777777" w:rsidR="00E3206F" w:rsidRDefault="00E3206F" w:rsidP="00E3206F">
      <w:pPr>
        <w:rPr>
          <w:b/>
          <w:bCs/>
        </w:rPr>
      </w:pPr>
    </w:p>
    <w:p w14:paraId="6CFAD6F1" w14:textId="3478D3A1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135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36" w:author="Dave Weiss" w:date="2023-11-08T21:55:00Z">
            <w:rPr>
              <w:b/>
              <w:bCs/>
            </w:rPr>
          </w:rPrChange>
        </w:rPr>
        <w:t>Population Distribution Interval – Number</w:t>
      </w:r>
      <w:del w:id="137" w:author="Dave Weiss [2]" w:date="2023-11-07T15:04:00Z">
        <w:r w:rsidRPr="009D0038" w:rsidDel="00E13138">
          <w:rPr>
            <w:rFonts w:ascii="Times New Roman" w:hAnsi="Times New Roman" w:cs="Times New Roman"/>
            <w:b/>
            <w:bCs/>
            <w:rPrChange w:id="138" w:author="Dave Weiss" w:date="2023-11-08T21:55:00Z">
              <w:rPr>
                <w:b/>
                <w:bCs/>
              </w:rPr>
            </w:rPrChange>
          </w:rPr>
          <w:delText xml:space="preserve"> </w:delText>
        </w:r>
      </w:del>
      <w:ins w:id="139" w:author="Dave Weiss [2]" w:date="2023-11-07T15:04:00Z">
        <w:r w:rsidRPr="009D0038">
          <w:rPr>
            <w:rFonts w:ascii="Times New Roman" w:hAnsi="Times New Roman" w:cs="Times New Roman"/>
            <w:b/>
            <w:bCs/>
            <w:rPrChange w:id="140" w:author="Dave Weiss" w:date="2023-11-08T21:55:00Z">
              <w:rPr>
                <w:b/>
                <w:bCs/>
              </w:rPr>
            </w:rPrChange>
          </w:rPr>
          <w:t>-</w:t>
        </w:r>
      </w:ins>
      <w:r w:rsidRPr="009D0038">
        <w:rPr>
          <w:rFonts w:ascii="Times New Roman" w:hAnsi="Times New Roman" w:cs="Times New Roman"/>
          <w:b/>
          <w:bCs/>
          <w:rPrChange w:id="141" w:author="Dave Weiss" w:date="2023-11-08T21:55:00Z">
            <w:rPr>
              <w:b/>
              <w:bCs/>
            </w:rPr>
          </w:rPrChange>
        </w:rPr>
        <w:t xml:space="preserve">Correct </w:t>
      </w:r>
      <w:del w:id="142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43" w:author="Dave Weiss" w:date="2023-11-08T21:55:00Z">
              <w:rPr>
                <w:b/>
                <w:bCs/>
              </w:rPr>
            </w:rPrChange>
          </w:rPr>
          <w:delText>based</w:delText>
        </w:r>
      </w:del>
      <w:ins w:id="144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45" w:author="Dave Weiss" w:date="2023-11-08T21:55:00Z">
            <w:rPr>
              <w:b/>
              <w:bCs/>
            </w:rPr>
          </w:rPrChange>
        </w:rPr>
        <w:t xml:space="preserve"> Routing, 1-3-4 Design</w:t>
      </w:r>
    </w:p>
    <w:p w14:paraId="6E14CCD7" w14:textId="77777777" w:rsidR="00E3206F" w:rsidRDefault="00E3206F" w:rsidP="00E32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D6B644" wp14:editId="31DF7EEB">
            <wp:extent cx="7620000" cy="5080000"/>
            <wp:effectExtent l="0" t="0" r="0" b="0"/>
            <wp:docPr id="1294513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13447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4686" w14:textId="77777777" w:rsidR="00E3206F" w:rsidRDefault="00E3206F" w:rsidP="00E3206F">
      <w:pPr>
        <w:rPr>
          <w:b/>
          <w:bCs/>
        </w:rPr>
      </w:pPr>
    </w:p>
    <w:p w14:paraId="0083801E" w14:textId="177C2F1D" w:rsidR="002856E5" w:rsidRDefault="002856E5">
      <w:pPr>
        <w:spacing w:after="160" w:line="259" w:lineRule="auto"/>
      </w:pPr>
      <w:r>
        <w:br w:type="page"/>
      </w:r>
    </w:p>
    <w:p w14:paraId="584C685D" w14:textId="3C7FC6A3" w:rsidR="009407FD" w:rsidRPr="004429C1" w:rsidRDefault="009407FD" w:rsidP="009407FD">
      <w:pPr>
        <w:rPr>
          <w:b/>
          <w:bCs/>
        </w:rPr>
      </w:pPr>
      <w:r>
        <w:rPr>
          <w:b/>
          <w:bCs/>
        </w:rPr>
        <w:lastRenderedPageBreak/>
        <w:t>Table</w:t>
      </w:r>
      <w:del w:id="146" w:author="Dave Weiss [2]" w:date="2023-11-08T12:40:00Z">
        <w:r w:rsidDel="007F07F2">
          <w:rPr>
            <w:b/>
            <w:bCs/>
          </w:rPr>
          <w:delText xml:space="preserve"> </w:delText>
        </w:r>
      </w:del>
      <w:ins w:id="147" w:author="Dave Weiss [2]" w:date="2023-11-08T12:40:00Z">
        <w:r w:rsidR="007F07F2">
          <w:rPr>
            <w:b/>
            <w:bCs/>
          </w:rPr>
          <w:t>S-1</w:t>
        </w:r>
      </w:ins>
      <w:del w:id="148" w:author="Dave Weiss [2]" w:date="2023-11-08T12:40:00Z">
        <w:r w:rsidDel="007F07F2">
          <w:rPr>
            <w:b/>
            <w:bCs/>
          </w:rPr>
          <w:delText>5</w:delText>
        </w:r>
      </w:del>
      <w:r>
        <w:rPr>
          <w:b/>
          <w:bCs/>
        </w:rPr>
        <w:t>. Overall Mean Bias, RMSE and SEM by Path for 1-3-3 Tests</w:t>
      </w:r>
    </w:p>
    <w:tbl>
      <w:tblPr>
        <w:tblW w:w="11235" w:type="dxa"/>
        <w:tblLook w:val="04A0" w:firstRow="1" w:lastRow="0" w:firstColumn="1" w:lastColumn="0" w:noHBand="0" w:noVBand="1"/>
      </w:tblPr>
      <w:tblGrid>
        <w:gridCol w:w="696"/>
        <w:gridCol w:w="617"/>
        <w:gridCol w:w="628"/>
        <w:gridCol w:w="617"/>
        <w:gridCol w:w="746"/>
        <w:gridCol w:w="7"/>
        <w:gridCol w:w="640"/>
        <w:gridCol w:w="628"/>
        <w:gridCol w:w="617"/>
        <w:gridCol w:w="746"/>
        <w:gridCol w:w="9"/>
        <w:gridCol w:w="636"/>
        <w:gridCol w:w="628"/>
        <w:gridCol w:w="617"/>
        <w:gridCol w:w="746"/>
        <w:gridCol w:w="14"/>
        <w:gridCol w:w="630"/>
        <w:gridCol w:w="14"/>
        <w:gridCol w:w="614"/>
        <w:gridCol w:w="14"/>
        <w:gridCol w:w="603"/>
        <w:gridCol w:w="14"/>
        <w:gridCol w:w="736"/>
        <w:gridCol w:w="18"/>
      </w:tblGrid>
      <w:tr w:rsidR="009407FD" w:rsidRPr="00EB15E4" w14:paraId="46CE2702" w14:textId="77777777" w:rsidTr="00DC0748">
        <w:trPr>
          <w:trHeight w:val="264"/>
        </w:trPr>
        <w:tc>
          <w:tcPr>
            <w:tcW w:w="11235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CAE7A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  <w:r w:rsidRPr="00EB15E4">
              <w:rPr>
                <w:b/>
                <w:bCs/>
                <w:color w:val="000000"/>
                <w:sz w:val="15"/>
                <w:szCs w:val="15"/>
              </w:rPr>
              <w:t>Assembly Method</w:t>
            </w:r>
          </w:p>
        </w:tc>
      </w:tr>
      <w:tr w:rsidR="009407FD" w:rsidRPr="004429C1" w14:paraId="5507DF21" w14:textId="77777777" w:rsidTr="00DC0748">
        <w:trPr>
          <w:trHeight w:val="264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BB436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Path</w:t>
            </w:r>
          </w:p>
        </w:tc>
        <w:tc>
          <w:tcPr>
            <w:tcW w:w="261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5B1C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Forward</w:t>
            </w:r>
          </w:p>
        </w:tc>
        <w:tc>
          <w:tcPr>
            <w:tcW w:w="2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2777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Backward</w:t>
            </w:r>
          </w:p>
        </w:tc>
        <w:tc>
          <w:tcPr>
            <w:tcW w:w="2640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DC4F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Spiral</w:t>
            </w:r>
          </w:p>
        </w:tc>
        <w:tc>
          <w:tcPr>
            <w:tcW w:w="264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AA63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Random</w:t>
            </w:r>
          </w:p>
        </w:tc>
      </w:tr>
      <w:tr w:rsidR="009407FD" w:rsidRPr="004429C1" w14:paraId="50F4E643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07C996" w14:textId="77777777" w:rsidR="009407FD" w:rsidRPr="00EB15E4" w:rsidRDefault="009407FD" w:rsidP="00DC0748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CD35B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380F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3C7F78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91F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E9BD3D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9F02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1E48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3E1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EBE48E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00055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CDA77C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219E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119BD5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81927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CDBB8B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4B1F1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</w:tr>
      <w:tr w:rsidR="009407FD" w:rsidRPr="004429C1" w14:paraId="53B17955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6C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7B8A1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D233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EBE74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1.069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EF9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37D79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7432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0.528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CB813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1.122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210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7A07D7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B63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0.505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72E4B3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1.057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7EC3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FD1FF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0.080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275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0.510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A0F2D5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1.032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A47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</w:tr>
      <w:tr w:rsidR="009407FD" w:rsidRPr="004429C1" w14:paraId="2B1F547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8A75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789AAC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A32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184D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055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B9251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1627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0.341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BC1B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0.382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C5D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2786C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A12B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0.375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5D374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E39C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9AFD0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0.049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9D3C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0.352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6F4CA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0.475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225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62AE0A41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8AE7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4A563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A320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1BD28C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410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D1537C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D1C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C12B6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C3C5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9452C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8E02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C310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B2D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56769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0.002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AD99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0.182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BA1B1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0.198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4C3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3BBB9089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C55A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FDB83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FD3D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6BEC71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352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A89A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3FE8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B814E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A60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45%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C38A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3D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719B9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AAD1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7E74B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-0.004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1516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0.212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6AC8E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38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</w:tr>
      <w:tr w:rsidR="009407FD" w:rsidRPr="004429C1" w14:paraId="7563AF1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49FA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78C9E6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E69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0.229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2F62F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52A8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D6C38E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FB6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E8FC5A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EA80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A1FB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C65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1D16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EBC7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90C6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-0.020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50E5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D3A4D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8251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00CE6AD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1912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A6A3FD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FD73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0.332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58F8CE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0.260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524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47B3D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AA8D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BC8F2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BE0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B6982E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-0.042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CA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39A06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0.247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73B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C622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-0.003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46FF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0.205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E9316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0.216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9E76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50D6EBF9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F54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5FF749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-0.233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8BB5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0.637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A862D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0.967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57D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0C05B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-0.239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1E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0.628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3F823D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0.964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3384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12175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-0.235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420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0.630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9240C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0.966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C4BB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2%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A8224F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-0.280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1F8D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0.668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B45394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1.112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864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2%</w:t>
            </w:r>
          </w:p>
        </w:tc>
      </w:tr>
      <w:tr w:rsidR="009407FD" w:rsidRPr="004429C1" w14:paraId="4D073E1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78BB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F624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DB20C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45093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E58D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A3D60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359B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822E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F6C1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F0DFF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DF35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B97D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3C3F4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155CA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DA4E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DDD1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581F5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</w:tr>
      <w:tr w:rsidR="009407FD" w:rsidRPr="004429C1" w14:paraId="29621FF4" w14:textId="77777777" w:rsidTr="00DC0748">
        <w:trPr>
          <w:trHeight w:val="264"/>
        </w:trPr>
        <w:tc>
          <w:tcPr>
            <w:tcW w:w="8592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BB86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  <w:r w:rsidRPr="00EB15E4">
              <w:rPr>
                <w:b/>
                <w:bCs/>
                <w:color w:val="000000"/>
                <w:sz w:val="15"/>
                <w:szCs w:val="15"/>
              </w:rPr>
              <w:t>Number of Items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C71E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78FA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FDF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2CA9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61CDA5E6" w14:textId="77777777" w:rsidTr="00DC0748">
        <w:trPr>
          <w:trHeight w:val="264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470901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Path</w:t>
            </w:r>
          </w:p>
        </w:tc>
        <w:tc>
          <w:tcPr>
            <w:tcW w:w="261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54C0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Increasing</w:t>
            </w:r>
          </w:p>
        </w:tc>
        <w:tc>
          <w:tcPr>
            <w:tcW w:w="2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36C4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Equal</w:t>
            </w:r>
          </w:p>
        </w:tc>
        <w:tc>
          <w:tcPr>
            <w:tcW w:w="264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EE78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Decreasing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4A47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6708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8ACB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693B6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E3BA43C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626144" w14:textId="77777777" w:rsidR="009407FD" w:rsidRPr="00EB15E4" w:rsidRDefault="009407FD" w:rsidP="00DC0748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E3A391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ACAA2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D07831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DC2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4F45F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BD3B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E37170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7A92A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358CBD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91A3C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E4579A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593D3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DFAF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2827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F9A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92B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19E9FE9A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9A9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7F06C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0800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0.482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8CF0B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0.865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E08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84DBF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0.074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21E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0.511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3935B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F94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90952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98D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0.546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41329D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1.297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8982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37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BDB4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ADB2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F786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253070A8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19D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3C1E47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57C8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0.388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66E05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5F2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E0148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0.010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0914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0.312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353266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0.328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4A7F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DD70B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4A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0.241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DB02C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68A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0D93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9081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730C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B38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6FCAE34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EB2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F682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313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B42A6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B5FB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5241FC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4B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2295D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2E1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022D0B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EDF3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B5304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90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FF7F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370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1793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F84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895919F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EED5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1632F7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D4E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38378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1A8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44%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1506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9BC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C397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AA9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D4BD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CB4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8D240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BE8D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37%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0B18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7B36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A6012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44A5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5AF55F3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77A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FBE5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BF3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D5492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C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832CA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48B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7D347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2B40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3D1B24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2500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B5C3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9C8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6F3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7F7B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687D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6EA3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06D8E980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34D4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C947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86D5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0.270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DE694B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3231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C60C9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CB6A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58AD7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0.248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84E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A0F31A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04D9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4DDCB7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4DE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32B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C6B8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861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43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2021A1F9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295F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BFEA4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-0.181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B3B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0.543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17A01A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0.708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DD72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53E6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-0.269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0CB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0.674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A440A2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6A1E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BF1B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-0.289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2AB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0.695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DA42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1.191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6A21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5018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97D1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02FA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1B74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23FDCE73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F8C3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2EF8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B10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5C6E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C38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94D2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126E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E816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0E3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8CD2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389C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9F9C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0B22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F32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731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CDA8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75ED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33B72559" w14:textId="77777777" w:rsidTr="00DC0748">
        <w:trPr>
          <w:trHeight w:val="264"/>
        </w:trPr>
        <w:tc>
          <w:tcPr>
            <w:tcW w:w="8592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5C6AD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  <w:r w:rsidRPr="00EB15E4">
              <w:rPr>
                <w:b/>
                <w:bCs/>
                <w:color w:val="000000"/>
                <w:sz w:val="15"/>
                <w:szCs w:val="15"/>
              </w:rPr>
              <w:t>Routing Method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BDD4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45D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D1B8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77BD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070BC40B" w14:textId="77777777" w:rsidTr="00DC0748">
        <w:trPr>
          <w:trHeight w:val="264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420A84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Path</w:t>
            </w:r>
          </w:p>
        </w:tc>
        <w:tc>
          <w:tcPr>
            <w:tcW w:w="261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4FA5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Information</w:t>
            </w:r>
          </w:p>
        </w:tc>
        <w:tc>
          <w:tcPr>
            <w:tcW w:w="2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5E00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 xml:space="preserve">Theta </w:t>
            </w:r>
            <w:proofErr w:type="spellStart"/>
            <w:r w:rsidRPr="00EB15E4">
              <w:rPr>
                <w:color w:val="000000"/>
                <w:sz w:val="15"/>
                <w:szCs w:val="15"/>
                <w:u w:val="single"/>
              </w:rPr>
              <w:t>Cutscore</w:t>
            </w:r>
            <w:proofErr w:type="spellEnd"/>
          </w:p>
        </w:tc>
        <w:tc>
          <w:tcPr>
            <w:tcW w:w="264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084B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Number Correct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083A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84ED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5D438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B313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6844D2E3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6C868A" w14:textId="77777777" w:rsidR="009407FD" w:rsidRPr="00EB15E4" w:rsidRDefault="009407FD" w:rsidP="00DC0748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72489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7B2F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9791C4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76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564751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EC4F1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9A302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36D2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9F08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F107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5F8C8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3A6E4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7AD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A8CE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AC1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EC9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39B1EEE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B48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FCF24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70EF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0.494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36FC8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306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88320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0.091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49A2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0.493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CB83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1.243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430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E45162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DCB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0.556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CF676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0.762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23A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879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9A1E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E20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0E9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19F7EEF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7C58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D288B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B9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0.329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21781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0.484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9329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E5DC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4BC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0.302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A674B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955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43B9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0.026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962E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0.371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3C3B87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AB6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8A6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81C96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D5C7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2C7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42B3807A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8142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494D5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8FF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DF169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6F9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D267F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670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0.177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67F9FF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9469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86B42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73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56AFC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0.232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26D9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2FCD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AACC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44F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A203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3ABE752A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AA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A22A1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BE1C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601B54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38BA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60737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B274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C5E905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0.179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4CA6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43%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6689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5951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24956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0.231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5D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BEE0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259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ABD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11D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E31277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1980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51771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A8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A91BF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CEB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E1F3B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073A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A7186E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902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141D8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-0.081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CC8E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0.258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75685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0.250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FD00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80C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338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532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BDC5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1D047B8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4A22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8C9CF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56F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B67753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20D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3CB76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4130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6BBB8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1F4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8DB15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72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0.336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1A045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6A56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421A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CF21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588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52C6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D606336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A2D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E905E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-0.175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2DE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0.503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B2FA7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0.637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ED25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180EC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-0.160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C94F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EC381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0.619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10BE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A230D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-0.394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DA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0.846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2F194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1.699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B01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4CFB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0D71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C87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ED2F8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</w:tbl>
    <w:p w14:paraId="75CAF6D7" w14:textId="77777777" w:rsidR="009407FD" w:rsidRDefault="009407FD" w:rsidP="009407FD">
      <w:pPr>
        <w:rPr>
          <w:b/>
        </w:rPr>
      </w:pPr>
    </w:p>
    <w:p w14:paraId="066C896D" w14:textId="77777777" w:rsidR="009407FD" w:rsidRDefault="009407FD" w:rsidP="009407FD">
      <w:pPr>
        <w:rPr>
          <w:b/>
        </w:rPr>
      </w:pPr>
    </w:p>
    <w:p w14:paraId="0CE0BCB2" w14:textId="16063094" w:rsidR="009407FD" w:rsidRPr="004429C1" w:rsidRDefault="009407FD" w:rsidP="009407FD">
      <w:pPr>
        <w:rPr>
          <w:b/>
          <w:bCs/>
        </w:rPr>
      </w:pPr>
      <w:r>
        <w:rPr>
          <w:b/>
          <w:bCs/>
        </w:rPr>
        <w:t xml:space="preserve">Table </w:t>
      </w:r>
      <w:del w:id="149" w:author="Dave Weiss [2]" w:date="2023-11-08T12:40:00Z">
        <w:r w:rsidDel="007F07F2">
          <w:rPr>
            <w:b/>
            <w:bCs/>
          </w:rPr>
          <w:delText>6</w:delText>
        </w:r>
      </w:del>
      <w:ins w:id="150" w:author="Dave Weiss [2]" w:date="2023-11-08T12:40:00Z">
        <w:r w:rsidR="007F07F2">
          <w:rPr>
            <w:b/>
            <w:bCs/>
          </w:rPr>
          <w:t>S2</w:t>
        </w:r>
      </w:ins>
      <w:r>
        <w:rPr>
          <w:b/>
          <w:bCs/>
        </w:rPr>
        <w:t>. Overall Mean Bias, RMSE and SEM by Path for 1-3-4 Tests</w:t>
      </w:r>
    </w:p>
    <w:p w14:paraId="24B39E94" w14:textId="77777777" w:rsidR="009407FD" w:rsidRDefault="009407FD" w:rsidP="009407FD">
      <w:pPr>
        <w:rPr>
          <w:b/>
        </w:rPr>
      </w:pPr>
    </w:p>
    <w:tbl>
      <w:tblPr>
        <w:tblW w:w="13846" w:type="dxa"/>
        <w:tblLook w:val="04A0" w:firstRow="1" w:lastRow="0" w:firstColumn="1" w:lastColumn="0" w:noHBand="0" w:noVBand="1"/>
      </w:tblPr>
      <w:tblGrid>
        <w:gridCol w:w="691"/>
        <w:gridCol w:w="831"/>
        <w:gridCol w:w="756"/>
        <w:gridCol w:w="737"/>
        <w:gridCol w:w="963"/>
        <w:gridCol w:w="831"/>
        <w:gridCol w:w="756"/>
        <w:gridCol w:w="737"/>
        <w:gridCol w:w="963"/>
        <w:gridCol w:w="831"/>
        <w:gridCol w:w="756"/>
        <w:gridCol w:w="737"/>
        <w:gridCol w:w="965"/>
        <w:gridCol w:w="831"/>
        <w:gridCol w:w="756"/>
        <w:gridCol w:w="737"/>
        <w:gridCol w:w="959"/>
        <w:gridCol w:w="9"/>
      </w:tblGrid>
      <w:tr w:rsidR="009407FD" w:rsidRPr="00061F4C" w14:paraId="78106AED" w14:textId="77777777" w:rsidTr="00DC0748">
        <w:trPr>
          <w:trHeight w:val="261"/>
        </w:trPr>
        <w:tc>
          <w:tcPr>
            <w:tcW w:w="13846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76A29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61F4C">
              <w:rPr>
                <w:b/>
                <w:bCs/>
                <w:color w:val="000000"/>
                <w:sz w:val="18"/>
                <w:szCs w:val="18"/>
              </w:rPr>
              <w:t>Assembly Method</w:t>
            </w:r>
          </w:p>
        </w:tc>
      </w:tr>
      <w:tr w:rsidR="009407FD" w:rsidRPr="00061F4C" w14:paraId="1DBEC508" w14:textId="77777777" w:rsidTr="00DC0748">
        <w:trPr>
          <w:trHeight w:val="261"/>
        </w:trPr>
        <w:tc>
          <w:tcPr>
            <w:tcW w:w="691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8E3039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Path</w:t>
            </w:r>
          </w:p>
        </w:tc>
        <w:tc>
          <w:tcPr>
            <w:tcW w:w="328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E0E6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Forward</w:t>
            </w:r>
          </w:p>
        </w:tc>
        <w:tc>
          <w:tcPr>
            <w:tcW w:w="32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A542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Backward</w:t>
            </w:r>
          </w:p>
        </w:tc>
        <w:tc>
          <w:tcPr>
            <w:tcW w:w="3289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AA5B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Spiral</w:t>
            </w:r>
          </w:p>
        </w:tc>
        <w:tc>
          <w:tcPr>
            <w:tcW w:w="32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3757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Random</w:t>
            </w:r>
          </w:p>
        </w:tc>
      </w:tr>
      <w:tr w:rsidR="009407FD" w:rsidRPr="00061F4C" w14:paraId="0BD650A0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99731D" w14:textId="77777777" w:rsidR="009407FD" w:rsidRPr="00061F4C" w:rsidRDefault="009407FD" w:rsidP="00DC074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BE1E3A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E70F0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23944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73FA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8F28D1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A880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0E0B5D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C5E9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AB5486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A876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4DDDF6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1603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165155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0921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2103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94DC5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</w:tr>
      <w:tr w:rsidR="009407FD" w:rsidRPr="00061F4C" w14:paraId="7CAE672F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FBB2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D1AB2E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D766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AC3E8E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0.851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B4C3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A38F4A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EE73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0.515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4C7F69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0.881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B52F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2B9FD2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2C3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0.527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A8E4D2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0.860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245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EA9C5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0.070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5FDF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0BE062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E592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</w:tr>
      <w:tr w:rsidR="009407FD" w:rsidRPr="00061F4C" w14:paraId="344C99D8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968C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8F47AE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7C2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D4153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F0DD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A03AF2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42DA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0387DD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08B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100%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145EA3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7A41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B9DE75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43E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81%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857F2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762F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D9B91C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3DA5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33%</w:t>
            </w:r>
          </w:p>
        </w:tc>
      </w:tr>
      <w:tr w:rsidR="009407FD" w:rsidRPr="00061F4C" w14:paraId="09E64554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6C39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379722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E4D1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0.300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6813B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371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F687B3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-0.030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B011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6756D4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D1C4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35%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06366C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9B71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0.318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2A25B1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0.344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DDB8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37%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22C61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D9F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0.346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09BEE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E169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69%</w:t>
            </w:r>
          </w:p>
        </w:tc>
      </w:tr>
      <w:tr w:rsidR="009407FD" w:rsidRPr="00061F4C" w14:paraId="1FF8BA41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552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5155E0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540D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D5502D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0B2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51%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66AC15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80F3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6BC2D9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E8CD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59%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0DE05C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0458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C872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FBB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697C6D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2E9A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5BAD8E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FED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56%</w:t>
            </w:r>
          </w:p>
        </w:tc>
      </w:tr>
      <w:tr w:rsidR="009407FD" w:rsidRPr="00061F4C" w14:paraId="59A3DDEC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E18F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BE0B54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6BD0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DDBE4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8BD3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E005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2329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A6BC4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B3A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79%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3BDB9C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DC9E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A88B53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C94E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79%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70A772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912D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0A3AFF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39BF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29%</w:t>
            </w:r>
          </w:p>
        </w:tc>
      </w:tr>
      <w:tr w:rsidR="009407FD" w:rsidRPr="00061F4C" w14:paraId="3B8B3885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9C9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1-4-8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6D57FB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132C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8559E9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0.986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2A7D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BDE469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6D40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D406A1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1.023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360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2%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D10C9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C046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A40CEF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179E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7BE836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3391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672162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1.016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988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</w:tr>
      <w:tr w:rsidR="009407FD" w:rsidRPr="00061F4C" w14:paraId="28A2F50A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40A5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F5D7" w14:textId="77777777" w:rsidR="009407FD" w:rsidRPr="00061F4C" w:rsidRDefault="009407FD" w:rsidP="00DC074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CF61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9F16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DD6F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D0C4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C3F3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983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9462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52DA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E6D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9708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F708B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D5B7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B9FD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648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5B9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0454E857" w14:textId="77777777" w:rsidTr="00DC0748">
        <w:trPr>
          <w:trHeight w:val="261"/>
        </w:trPr>
        <w:tc>
          <w:tcPr>
            <w:tcW w:w="10554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F43EC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61F4C">
              <w:rPr>
                <w:b/>
                <w:bCs/>
                <w:color w:val="000000"/>
                <w:sz w:val="18"/>
                <w:szCs w:val="18"/>
              </w:rPr>
              <w:t>Number of Items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6C8F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69C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3AE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6A06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61C68CA1" w14:textId="77777777" w:rsidTr="00DC0748">
        <w:trPr>
          <w:trHeight w:val="261"/>
        </w:trPr>
        <w:tc>
          <w:tcPr>
            <w:tcW w:w="691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61FF5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lastRenderedPageBreak/>
              <w:t>Path</w:t>
            </w:r>
          </w:p>
        </w:tc>
        <w:tc>
          <w:tcPr>
            <w:tcW w:w="328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C724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Increasing</w:t>
            </w:r>
          </w:p>
        </w:tc>
        <w:tc>
          <w:tcPr>
            <w:tcW w:w="32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31C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Equal</w:t>
            </w:r>
          </w:p>
        </w:tc>
        <w:tc>
          <w:tcPr>
            <w:tcW w:w="328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9D6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Decreasing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206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9F5A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1E26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885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0BC083CE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0DF593" w14:textId="77777777" w:rsidR="009407FD" w:rsidRPr="00061F4C" w:rsidRDefault="009407FD" w:rsidP="00DC074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792D04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4C553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96EAF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E62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83C0CC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C236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FBF5B3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BC0F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2C5EDF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EAD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B4F7E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0043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F97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0DA5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5F1B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8BF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5E095032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34D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B315FD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5BFD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0.486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90DC96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0.670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3C7D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346420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0900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881B23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0.807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E836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623F2B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0.081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35D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0.530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7781BC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1.075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F3EC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E75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551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34B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61BE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79E97CFA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81E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C3534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F10D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11571C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B43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86%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B9F679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4B5C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5CEBBE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0.195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A9B1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63%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CED11A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B326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758464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0.201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CA42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55%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32E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78D6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845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4616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1EB481CD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6B8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364B78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1D8C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0.393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84684F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6F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57%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85070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1463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0.284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3206D3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A0B9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51%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26BF72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5AD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34DF09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4368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E11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C3E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AC9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D20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3DA3F30C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45E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10FE7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E2E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55C5B2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9B1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B47BCD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444C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0.230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C6F0A0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0FEC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56%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49A9CF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3871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2E175E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4FB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31F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ECDB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747D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D2D5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144DD469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D9A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63D5C6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F47A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43D39F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D60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4F4821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FB69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87CEA4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5097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60%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CBA4DA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153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3A08B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C40D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59%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18B4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9A5B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860A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0154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41332C8A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A84C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1-4-8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224AED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-0.159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70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016742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0.679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254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50D9CC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-0.260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4662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0F69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1.082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C332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221A2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-0.311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3427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0.710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72963F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1.245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DA07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36D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0BE1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8CA0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24F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0A2308E0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79E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8A76" w14:textId="77777777" w:rsidR="009407FD" w:rsidRPr="00061F4C" w:rsidRDefault="009407FD" w:rsidP="00DC074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69306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35C4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880A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B8C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7AC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B44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15A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5BBC5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6ABB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C9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3F3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B704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F2B16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4B5E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EAC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2184A49E" w14:textId="77777777" w:rsidTr="00DC0748">
        <w:trPr>
          <w:trHeight w:val="261"/>
        </w:trPr>
        <w:tc>
          <w:tcPr>
            <w:tcW w:w="10554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82368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61F4C">
              <w:rPr>
                <w:b/>
                <w:bCs/>
                <w:color w:val="000000"/>
                <w:sz w:val="18"/>
                <w:szCs w:val="18"/>
              </w:rPr>
              <w:t>Routing Method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492A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A97D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F24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A22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630592A2" w14:textId="77777777" w:rsidTr="00DC0748">
        <w:trPr>
          <w:trHeight w:val="261"/>
        </w:trPr>
        <w:tc>
          <w:tcPr>
            <w:tcW w:w="691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ABF61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Path</w:t>
            </w:r>
          </w:p>
        </w:tc>
        <w:tc>
          <w:tcPr>
            <w:tcW w:w="328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C04F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Information</w:t>
            </w:r>
          </w:p>
        </w:tc>
        <w:tc>
          <w:tcPr>
            <w:tcW w:w="32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7CF2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 xml:space="preserve">Theta </w:t>
            </w:r>
            <w:proofErr w:type="spellStart"/>
            <w:r w:rsidRPr="00061F4C">
              <w:rPr>
                <w:color w:val="000000"/>
                <w:sz w:val="18"/>
                <w:szCs w:val="18"/>
                <w:u w:val="single"/>
              </w:rPr>
              <w:t>Cutscore</w:t>
            </w:r>
            <w:proofErr w:type="spellEnd"/>
          </w:p>
        </w:tc>
        <w:tc>
          <w:tcPr>
            <w:tcW w:w="328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C70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Number Correct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A832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6F8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22C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3183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37AD0322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D72CB7" w14:textId="77777777" w:rsidR="009407FD" w:rsidRPr="00061F4C" w:rsidRDefault="009407FD" w:rsidP="00DC074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4DB4D7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38623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A1BCAF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456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E1CB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4D83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ACCF94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8391A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67869F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85496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85E8C4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3843A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339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14D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942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7CB3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7AABACC8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E01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8711B8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A2A6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0.468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0790D1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8E6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A200DF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4AE4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0.443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65D87D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0.849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144F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62F3C8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1D28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B65289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0.785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38D5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091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64E5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8F03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380A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4E7B0671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0693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BA261A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89C8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6EAD47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5D41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107322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CD9C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9DBF45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AC01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58%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6E9366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0.030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9291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50B4F2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0.218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72F6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100%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265C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313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83ED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62A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1ABBD502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3073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F28FE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-0.032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0E60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0.334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7767A4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0.455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016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38%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A6CAF6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2D9F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0.275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AC0ABC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0.269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9C87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50%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CDCE77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8462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F98070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3897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D6AD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181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F187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A070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22492815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77C2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593AB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42B5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9CF8AB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0.178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852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C5FA25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44E2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096368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0.178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5EFF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59%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7C4CA4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1BC7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0.256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8F73E6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0.241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1B8D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49%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D6F5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546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62B4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864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6EE231EB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3778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35C93D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F677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B50C5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67F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E33243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1B97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C33B48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1C41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6ED46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-0.064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37A6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59C1D7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0.227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3E3E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100%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13A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1544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C50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3243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3F5EEBAC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1E4A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1-4-8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BCDC43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-0.144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E55D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0.464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55EFDD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869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B61F68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-0.139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B431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4892C4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0.524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4B41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12D28A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-0.408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D49C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0.853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8489E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1.742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BFDC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363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018B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05B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1D9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</w:tbl>
    <w:p w14:paraId="378404F2" w14:textId="77777777" w:rsidR="009407FD" w:rsidRDefault="009407FD" w:rsidP="009407FD">
      <w:pPr>
        <w:rPr>
          <w:b/>
        </w:rPr>
      </w:pPr>
    </w:p>
    <w:p w14:paraId="12281952" w14:textId="3548A531" w:rsidR="009407FD" w:rsidRDefault="009407FD">
      <w:pPr>
        <w:spacing w:after="160" w:line="259" w:lineRule="auto"/>
      </w:pPr>
      <w:r>
        <w:br w:type="page"/>
      </w:r>
    </w:p>
    <w:p w14:paraId="115648EB" w14:textId="20D00A9A" w:rsidR="00592C99" w:rsidRPr="009D0038" w:rsidRDefault="00592C99" w:rsidP="00592C99">
      <w:pPr>
        <w:widowControl w:val="0"/>
        <w:jc w:val="center"/>
        <w:rPr>
          <w:b/>
          <w:i/>
        </w:rPr>
      </w:pPr>
      <w:r w:rsidRPr="009D0038">
        <w:rPr>
          <w:b/>
        </w:rPr>
        <w:lastRenderedPageBreak/>
        <w:t xml:space="preserve">Figure </w:t>
      </w:r>
      <w:del w:id="151" w:author="Dave Weiss [2]" w:date="2023-11-08T12:44:00Z">
        <w:r w:rsidRPr="009D0038" w:rsidDel="00EC4D0B">
          <w:rPr>
            <w:b/>
          </w:rPr>
          <w:delText>4</w:delText>
        </w:r>
      </w:del>
      <w:ins w:id="152" w:author="Dave Weiss [2]" w:date="2023-11-08T12:44:00Z">
        <w:r w:rsidR="00EC4D0B" w:rsidRPr="009D0038">
          <w:rPr>
            <w:b/>
          </w:rPr>
          <w:t>S-3</w:t>
        </w:r>
      </w:ins>
      <w:r w:rsidRPr="009D0038">
        <w:rPr>
          <w:b/>
        </w:rPr>
        <w:t xml:space="preserve">. </w:t>
      </w:r>
      <w:commentRangeStart w:id="153"/>
      <w:r w:rsidRPr="009D0038">
        <w:rPr>
          <w:b/>
        </w:rPr>
        <w:t>Mean conditional bias</w:t>
      </w:r>
      <w:commentRangeEnd w:id="153"/>
      <w:r w:rsidRPr="009D0038">
        <w:rPr>
          <w:rStyle w:val="CommentReference"/>
          <w:rFonts w:eastAsiaTheme="minorEastAsia"/>
          <w:kern w:val="24"/>
          <w:lang w:eastAsia="ja-JP"/>
          <w:rPrChange w:id="154" w:author="Dave Weiss" w:date="2023-11-08T21:56:00Z">
            <w:rPr>
              <w:rStyle w:val="CommentReference"/>
              <w:rFonts w:asciiTheme="minorHAnsi" w:eastAsiaTheme="minorEastAsia" w:hAnsiTheme="minorHAnsi" w:cstheme="minorBidi"/>
              <w:kern w:val="24"/>
              <w:lang w:eastAsia="ja-JP"/>
            </w:rPr>
          </w:rPrChange>
        </w:rPr>
        <w:commentReference w:id="153"/>
      </w:r>
    </w:p>
    <w:p w14:paraId="3638286D" w14:textId="1A5B9125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55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56" w:author="Dave Weiss" w:date="2023-11-08T21:56:00Z">
            <w:rPr>
              <w:b/>
              <w:bCs/>
            </w:rPr>
          </w:rPrChange>
        </w:rPr>
        <w:t>Maximum Information-</w:t>
      </w:r>
      <w:del w:id="157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58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59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60" w:author="Dave Weiss" w:date="2023-11-08T21:56:00Z">
            <w:rPr>
              <w:b/>
              <w:bCs/>
            </w:rPr>
          </w:rPrChange>
        </w:rPr>
        <w:t xml:space="preserve"> Routing, 1-3-3 Design</w:t>
      </w:r>
    </w:p>
    <w:p w14:paraId="2373BB43" w14:textId="77777777" w:rsidR="00592C99" w:rsidRDefault="00592C99" w:rsidP="00592C99">
      <w:pPr>
        <w:pStyle w:val="ListParagraph"/>
        <w:ind w:left="1080"/>
        <w:jc w:val="left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0435812D" wp14:editId="45396D28">
            <wp:extent cx="7818120" cy="5212080"/>
            <wp:effectExtent l="0" t="0" r="5080" b="0"/>
            <wp:docPr id="20273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191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AEC4" w14:textId="45DC011F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61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62" w:author="Dave Weiss" w:date="2023-11-08T21:56:00Z">
            <w:rPr>
              <w:b/>
              <w:bCs/>
            </w:rPr>
          </w:rPrChange>
        </w:rPr>
        <w:t>Maximum Information-</w:t>
      </w:r>
      <w:del w:id="163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64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65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66" w:author="Dave Weiss" w:date="2023-11-08T21:56:00Z">
            <w:rPr>
              <w:b/>
              <w:bCs/>
            </w:rPr>
          </w:rPrChange>
        </w:rPr>
        <w:t xml:space="preserve"> Routing, 1-3-4 Design</w:t>
      </w:r>
    </w:p>
    <w:p w14:paraId="1EB45C3D" w14:textId="77777777" w:rsidR="00592C99" w:rsidRDefault="00592C99" w:rsidP="00592C9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5947D1" wp14:editId="37D62BA7">
            <wp:extent cx="7994886" cy="5329924"/>
            <wp:effectExtent l="0" t="0" r="0" b="4445"/>
            <wp:docPr id="52106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556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886" cy="5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B22" w14:textId="77777777" w:rsidR="00592C99" w:rsidRPr="007C25E5" w:rsidRDefault="00592C99" w:rsidP="00592C99">
      <w:pPr>
        <w:rPr>
          <w:b/>
          <w:bCs/>
        </w:rPr>
      </w:pPr>
    </w:p>
    <w:p w14:paraId="18A608F5" w14:textId="5DBD580E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67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68" w:author="Dave Weiss" w:date="2023-11-08T21:56:00Z">
            <w:rPr>
              <w:b/>
              <w:bCs/>
            </w:rPr>
          </w:rPrChange>
        </w:rPr>
        <w:t xml:space="preserve">Population Distribution Interval – </w:t>
      </w:r>
      <w:ins w:id="169" w:author="Dave Weiss" w:date="2023-11-08T22:04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170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171" w:author="Dave Weiss" w:date="2023-11-08T21:56:00Z">
              <w:rPr>
                <w:b/>
                <w:bCs/>
              </w:rPr>
            </w:rPrChange>
          </w:rPr>
          <w:delText>Theta</w:delText>
        </w:r>
      </w:del>
      <w:ins w:id="172" w:author="Dave Weiss" w:date="2023-11-08T22:04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173" w:author="Dave Weiss" w:date="2023-11-08T21:56:00Z">
            <w:rPr>
              <w:b/>
              <w:bCs/>
            </w:rPr>
          </w:rPrChange>
        </w:rPr>
        <w:t xml:space="preserve"> </w:t>
      </w:r>
      <w:del w:id="174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75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76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77" w:author="Dave Weiss" w:date="2023-11-08T21:56:00Z">
            <w:rPr>
              <w:b/>
              <w:bCs/>
            </w:rPr>
          </w:rPrChange>
        </w:rPr>
        <w:t xml:space="preserve"> Routing, 1-3-3 Design</w:t>
      </w:r>
    </w:p>
    <w:p w14:paraId="34B25BEC" w14:textId="77777777" w:rsidR="00592C99" w:rsidRDefault="00592C99" w:rsidP="00592C99">
      <w:pPr>
        <w:pStyle w:val="ListParagraph"/>
        <w:ind w:left="1080"/>
        <w:jc w:val="center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03C47935" wp14:editId="2D6269E0">
            <wp:extent cx="7620000" cy="5080000"/>
            <wp:effectExtent l="0" t="0" r="0" b="0"/>
            <wp:docPr id="761848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8662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3A10" w14:textId="77777777" w:rsidR="00592C99" w:rsidRDefault="00592C99" w:rsidP="00592C99">
      <w:pPr>
        <w:pStyle w:val="ListParagraph"/>
        <w:ind w:left="1080"/>
        <w:jc w:val="center"/>
        <w:rPr>
          <w:b/>
          <w:bCs/>
        </w:rPr>
      </w:pPr>
    </w:p>
    <w:p w14:paraId="14293CAD" w14:textId="58E036BC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78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79" w:author="Dave Weiss" w:date="2023-11-08T21:56:00Z">
            <w:rPr>
              <w:b/>
              <w:bCs/>
            </w:rPr>
          </w:rPrChange>
        </w:rPr>
        <w:t xml:space="preserve">Population Distribution Interval – </w:t>
      </w:r>
      <w:ins w:id="180" w:author="Dave Weiss" w:date="2023-11-08T22:04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181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182" w:author="Dave Weiss" w:date="2023-11-08T21:56:00Z">
              <w:rPr>
                <w:b/>
                <w:bCs/>
              </w:rPr>
            </w:rPrChange>
          </w:rPr>
          <w:delText>Theta</w:delText>
        </w:r>
      </w:del>
      <w:ins w:id="183" w:author="Dave Weiss" w:date="2023-11-08T22:04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184" w:author="Dave Weiss" w:date="2023-11-08T21:56:00Z">
            <w:rPr>
              <w:b/>
              <w:bCs/>
            </w:rPr>
          </w:rPrChange>
        </w:rPr>
        <w:t xml:space="preserve"> </w:t>
      </w:r>
      <w:del w:id="18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86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8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88" w:author="Dave Weiss" w:date="2023-11-08T21:56:00Z">
            <w:rPr>
              <w:b/>
              <w:bCs/>
            </w:rPr>
          </w:rPrChange>
        </w:rPr>
        <w:t xml:space="preserve"> Routing, 1-3-4 Design</w:t>
      </w:r>
    </w:p>
    <w:p w14:paraId="0D09698E" w14:textId="77777777" w:rsidR="00592C99" w:rsidRDefault="00592C99" w:rsidP="00592C99">
      <w:pPr>
        <w:jc w:val="righ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F13193" wp14:editId="7D08FF4C">
            <wp:extent cx="7880647" cy="5253765"/>
            <wp:effectExtent l="0" t="0" r="0" b="4445"/>
            <wp:docPr id="64290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94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0647" cy="52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29C" w14:textId="77777777" w:rsidR="00592C99" w:rsidRPr="007C25E5" w:rsidRDefault="00592C99" w:rsidP="00592C99">
      <w:pPr>
        <w:jc w:val="right"/>
        <w:rPr>
          <w:b/>
          <w:bCs/>
        </w:rPr>
      </w:pPr>
    </w:p>
    <w:p w14:paraId="07F39317" w14:textId="307C6D0E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89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90" w:author="Dave Weiss" w:date="2023-11-08T21:56:00Z">
            <w:rPr>
              <w:b/>
              <w:bCs/>
            </w:rPr>
          </w:rPrChange>
        </w:rPr>
        <w:t>Population Distribution Interval – Number</w:t>
      </w:r>
      <w:del w:id="191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192" w:author="Dave Weiss" w:date="2023-11-08T21:56:00Z">
              <w:rPr>
                <w:b/>
                <w:bCs/>
              </w:rPr>
            </w:rPrChange>
          </w:rPr>
          <w:delText xml:space="preserve"> </w:delText>
        </w:r>
      </w:del>
      <w:ins w:id="193" w:author="Dave Weiss" w:date="2023-11-08T22:04:00Z">
        <w:r w:rsidR="00340828">
          <w:rPr>
            <w:rFonts w:ascii="Times New Roman" w:hAnsi="Times New Roman" w:cs="Times New Roman"/>
            <w:b/>
            <w:bCs/>
          </w:rPr>
          <w:t>=</w:t>
        </w:r>
      </w:ins>
      <w:r w:rsidRPr="009D0038">
        <w:rPr>
          <w:rFonts w:ascii="Times New Roman" w:hAnsi="Times New Roman" w:cs="Times New Roman"/>
          <w:b/>
          <w:bCs/>
          <w:rPrChange w:id="194" w:author="Dave Weiss" w:date="2023-11-08T21:56:00Z">
            <w:rPr>
              <w:b/>
              <w:bCs/>
            </w:rPr>
          </w:rPrChange>
        </w:rPr>
        <w:t xml:space="preserve">Correct </w:t>
      </w:r>
      <w:del w:id="19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96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9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98" w:author="Dave Weiss" w:date="2023-11-08T21:56:00Z">
            <w:rPr>
              <w:b/>
              <w:bCs/>
            </w:rPr>
          </w:rPrChange>
        </w:rPr>
        <w:t xml:space="preserve"> Routing, 1-3-3 Design</w:t>
      </w:r>
    </w:p>
    <w:p w14:paraId="265E99B9" w14:textId="77777777" w:rsidR="00592C99" w:rsidRPr="00FD2B54" w:rsidRDefault="00592C99" w:rsidP="00592C99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9CACEA1" wp14:editId="2A6D0EDC">
            <wp:extent cx="8030817" cy="5353878"/>
            <wp:effectExtent l="0" t="0" r="0" b="5715"/>
            <wp:docPr id="1395920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20592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817" cy="53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2CF" w14:textId="1114FF05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99" w:author="Dave Weiss" w:date="2023-11-08T21:57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00" w:author="Dave Weiss" w:date="2023-11-08T21:57:00Z">
            <w:rPr>
              <w:b/>
              <w:bCs/>
            </w:rPr>
          </w:rPrChange>
        </w:rPr>
        <w:t>Population Distribution Interval – Number</w:t>
      </w:r>
      <w:del w:id="201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202" w:author="Dave Weiss" w:date="2023-11-08T21:57:00Z">
              <w:rPr>
                <w:b/>
                <w:bCs/>
              </w:rPr>
            </w:rPrChange>
          </w:rPr>
          <w:delText xml:space="preserve"> </w:delText>
        </w:r>
      </w:del>
      <w:ins w:id="203" w:author="Dave Weiss" w:date="2023-11-08T22:04:00Z">
        <w:r w:rsidR="00340828">
          <w:rPr>
            <w:rFonts w:ascii="Times New Roman" w:hAnsi="Times New Roman" w:cs="Times New Roman"/>
            <w:b/>
            <w:bCs/>
          </w:rPr>
          <w:t>=</w:t>
        </w:r>
      </w:ins>
      <w:r w:rsidRPr="009D0038">
        <w:rPr>
          <w:rFonts w:ascii="Times New Roman" w:hAnsi="Times New Roman" w:cs="Times New Roman"/>
          <w:b/>
          <w:bCs/>
          <w:rPrChange w:id="204" w:author="Dave Weiss" w:date="2023-11-08T21:57:00Z">
            <w:rPr>
              <w:b/>
              <w:bCs/>
            </w:rPr>
          </w:rPrChange>
        </w:rPr>
        <w:t xml:space="preserve">Correct </w:t>
      </w:r>
      <w:del w:id="20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06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0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08" w:author="Dave Weiss" w:date="2023-11-08T21:57:00Z">
            <w:rPr>
              <w:b/>
              <w:bCs/>
            </w:rPr>
          </w:rPrChange>
        </w:rPr>
        <w:t xml:space="preserve"> Routing, 1-3-</w:t>
      </w:r>
      <w:ins w:id="209" w:author="Robert S Chapman" w:date="2023-11-17T09:24:00Z">
        <w:r w:rsidR="00EE5584">
          <w:rPr>
            <w:rFonts w:ascii="Times New Roman" w:hAnsi="Times New Roman" w:cs="Times New Roman"/>
            <w:b/>
            <w:bCs/>
          </w:rPr>
          <w:t>4</w:t>
        </w:r>
      </w:ins>
      <w:del w:id="210" w:author="Robert S Chapman" w:date="2023-11-17T09:24:00Z">
        <w:r w:rsidRPr="009D0038" w:rsidDel="00EE5584">
          <w:rPr>
            <w:rFonts w:ascii="Times New Roman" w:hAnsi="Times New Roman" w:cs="Times New Roman"/>
            <w:b/>
            <w:bCs/>
            <w:rPrChange w:id="211" w:author="Dave Weiss" w:date="2023-11-08T21:57:00Z">
              <w:rPr>
                <w:b/>
                <w:bCs/>
              </w:rPr>
            </w:rPrChange>
          </w:rPr>
          <w:delText>3</w:delText>
        </w:r>
      </w:del>
      <w:r w:rsidRPr="009D0038">
        <w:rPr>
          <w:rFonts w:ascii="Times New Roman" w:hAnsi="Times New Roman" w:cs="Times New Roman"/>
          <w:b/>
          <w:bCs/>
          <w:rPrChange w:id="212" w:author="Dave Weiss" w:date="2023-11-08T21:57:00Z">
            <w:rPr>
              <w:b/>
              <w:bCs/>
            </w:rPr>
          </w:rPrChange>
        </w:rPr>
        <w:t xml:space="preserve"> Design</w:t>
      </w:r>
    </w:p>
    <w:p w14:paraId="1744864F" w14:textId="77777777" w:rsidR="00592C99" w:rsidRDefault="00592C99" w:rsidP="00592C99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03883A93" wp14:editId="58B92525">
            <wp:extent cx="7620000" cy="5080000"/>
            <wp:effectExtent l="0" t="0" r="0" b="0"/>
            <wp:docPr id="278106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725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6A3" w14:textId="77777777" w:rsidR="00592C99" w:rsidRDefault="00592C99" w:rsidP="00592C99">
      <w:pPr>
        <w:pStyle w:val="ListParagraph"/>
        <w:ind w:left="1080"/>
        <w:rPr>
          <w:b/>
          <w:bCs/>
        </w:rPr>
      </w:pPr>
    </w:p>
    <w:p w14:paraId="6F5FAF0F" w14:textId="0ADA506E" w:rsidR="00E273B3" w:rsidRDefault="00E273B3">
      <w:pPr>
        <w:spacing w:after="160" w:line="259" w:lineRule="auto"/>
        <w:rPr>
          <w:ins w:id="213" w:author="Dave Weiss [2]" w:date="2023-11-08T12:46:00Z"/>
          <w:b/>
        </w:rPr>
      </w:pPr>
      <w:ins w:id="214" w:author="Dave Weiss [2]" w:date="2023-11-08T12:46:00Z">
        <w:r>
          <w:rPr>
            <w:b/>
          </w:rPr>
          <w:br w:type="page"/>
        </w:r>
      </w:ins>
    </w:p>
    <w:p w14:paraId="744C5011" w14:textId="77777777" w:rsidR="00592C99" w:rsidRDefault="00592C99" w:rsidP="00592C99">
      <w:pPr>
        <w:rPr>
          <w:b/>
        </w:rPr>
      </w:pPr>
    </w:p>
    <w:p w14:paraId="44CBB61B" w14:textId="7D42544D" w:rsidR="00592C99" w:rsidRDefault="00592C99" w:rsidP="00592C99">
      <w:pPr>
        <w:widowControl w:val="0"/>
        <w:jc w:val="center"/>
        <w:rPr>
          <w:b/>
          <w:i/>
        </w:rPr>
      </w:pPr>
      <w:r w:rsidRPr="0035771F">
        <w:rPr>
          <w:b/>
        </w:rPr>
        <w:t>F</w:t>
      </w:r>
      <w:r w:rsidRPr="00104DA5">
        <w:rPr>
          <w:b/>
        </w:rPr>
        <w:t xml:space="preserve">igure </w:t>
      </w:r>
      <w:del w:id="215" w:author="Dave Weiss [2]" w:date="2023-11-08T12:46:00Z">
        <w:r w:rsidDel="009A338D">
          <w:rPr>
            <w:b/>
          </w:rPr>
          <w:delText>5</w:delText>
        </w:r>
      </w:del>
      <w:ins w:id="216" w:author="Dave Weiss [2]" w:date="2023-11-08T12:46:00Z">
        <w:r w:rsidR="009A338D">
          <w:rPr>
            <w:b/>
          </w:rPr>
          <w:t>S-4</w:t>
        </w:r>
      </w:ins>
      <w:r w:rsidRPr="00F01C9D">
        <w:rPr>
          <w:b/>
        </w:rPr>
        <w:t>. Mean conditional bias</w:t>
      </w:r>
      <w:r>
        <w:rPr>
          <w:b/>
        </w:rPr>
        <w:t xml:space="preserve"> by number of routing errors</w:t>
      </w:r>
    </w:p>
    <w:p w14:paraId="5615F3C3" w14:textId="18FBE817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rPrChange w:id="217" w:author="Dave Weiss" w:date="2023-11-08T21:57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18" w:author="Dave Weiss" w:date="2023-11-08T21:57:00Z">
            <w:rPr>
              <w:b/>
              <w:bCs/>
            </w:rPr>
          </w:rPrChange>
        </w:rPr>
        <w:t>Maximum Information-</w:t>
      </w:r>
      <w:del w:id="219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20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21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22" w:author="Dave Weiss" w:date="2023-11-08T21:57:00Z">
            <w:rPr>
              <w:b/>
              <w:bCs/>
            </w:rPr>
          </w:rPrChange>
        </w:rPr>
        <w:t xml:space="preserve"> Routing, 1-3-3 Design</w:t>
      </w:r>
    </w:p>
    <w:p w14:paraId="23356465" w14:textId="77777777" w:rsidR="00592C99" w:rsidRPr="004D6A1F" w:rsidRDefault="00592C99" w:rsidP="00592C99">
      <w:pPr>
        <w:pStyle w:val="ListParagrap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3F6E8B8C" wp14:editId="53D97C7B">
            <wp:extent cx="6990778" cy="4660519"/>
            <wp:effectExtent l="0" t="0" r="0" b="635"/>
            <wp:docPr id="17281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43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778" cy="46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763" w14:textId="13036DFC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rPrChange w:id="223" w:author="Dave Weiss" w:date="2023-11-08T21:57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24" w:author="Dave Weiss" w:date="2023-11-08T21:57:00Z">
            <w:rPr>
              <w:b/>
              <w:bCs/>
            </w:rPr>
          </w:rPrChange>
        </w:rPr>
        <w:t>Maximum Information-</w:t>
      </w:r>
      <w:del w:id="22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26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2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28" w:author="Dave Weiss" w:date="2023-11-08T21:57:00Z">
            <w:rPr>
              <w:b/>
              <w:bCs/>
            </w:rPr>
          </w:rPrChange>
        </w:rPr>
        <w:t xml:space="preserve"> Routing, 1-3-4 Design</w:t>
      </w:r>
    </w:p>
    <w:p w14:paraId="461492DB" w14:textId="77777777" w:rsidR="00592C99" w:rsidRDefault="00592C99" w:rsidP="00592C99">
      <w:pPr>
        <w:pStyle w:val="ListParagraph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1879AC8D" wp14:editId="083FD0DD">
            <wp:extent cx="7939086" cy="5292724"/>
            <wp:effectExtent l="0" t="0" r="0" b="3810"/>
            <wp:docPr id="1851446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6779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086" cy="52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B8FF" w14:textId="77777777" w:rsidR="00592C99" w:rsidRPr="004D6A1F" w:rsidRDefault="00592C99" w:rsidP="00592C99">
      <w:pPr>
        <w:pStyle w:val="ListParagraph"/>
        <w:rPr>
          <w:b/>
        </w:rPr>
      </w:pPr>
    </w:p>
    <w:p w14:paraId="668FD584" w14:textId="059F15CC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rPrChange w:id="229" w:author="Dave Weiss" w:date="2023-11-08T21:57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30" w:author="Dave Weiss" w:date="2023-11-08T21:57:00Z">
            <w:rPr>
              <w:b/>
              <w:bCs/>
            </w:rPr>
          </w:rPrChange>
        </w:rPr>
        <w:t xml:space="preserve">Population Distribution Interval – </w:t>
      </w:r>
      <w:ins w:id="231" w:author="Dave Weiss" w:date="2023-11-08T21:57:00Z">
        <w:r w:rsidR="009D0038" w:rsidRPr="009D0038">
          <w:rPr>
            <w:rFonts w:ascii="Times New Roman" w:hAnsi="Times New Roman" w:cs="Times New Roman"/>
            <w:b/>
            <w:bCs/>
          </w:rPr>
          <w:sym w:font="Symbol" w:char="F071"/>
        </w:r>
      </w:ins>
      <w:del w:id="232" w:author="Dave Weiss" w:date="2023-11-08T21:57:00Z">
        <w:r w:rsidRPr="009D0038" w:rsidDel="009D0038">
          <w:rPr>
            <w:rFonts w:ascii="Times New Roman" w:hAnsi="Times New Roman" w:cs="Times New Roman"/>
            <w:b/>
            <w:bCs/>
            <w:rPrChange w:id="233" w:author="Dave Weiss" w:date="2023-11-08T21:57:00Z">
              <w:rPr>
                <w:b/>
                <w:bCs/>
              </w:rPr>
            </w:rPrChange>
          </w:rPr>
          <w:delText>Theta</w:delText>
        </w:r>
      </w:del>
      <w:ins w:id="234" w:author="Dave Weiss" w:date="2023-11-08T21:57:00Z">
        <w:r w:rsidR="009D003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235" w:author="Dave Weiss" w:date="2023-11-08T21:57:00Z">
            <w:rPr>
              <w:b/>
              <w:bCs/>
            </w:rPr>
          </w:rPrChange>
        </w:rPr>
        <w:t xml:space="preserve"> </w:t>
      </w:r>
      <w:del w:id="23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37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3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39" w:author="Dave Weiss" w:date="2023-11-08T21:57:00Z">
            <w:rPr>
              <w:b/>
              <w:bCs/>
            </w:rPr>
          </w:rPrChange>
        </w:rPr>
        <w:t xml:space="preserve"> Routing, 1-3-3 Design</w:t>
      </w:r>
    </w:p>
    <w:p w14:paraId="36FF22B6" w14:textId="77777777" w:rsidR="00592C99" w:rsidRDefault="00592C99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5D002298" wp14:editId="716C9A4D">
            <wp:extent cx="8146111" cy="5430741"/>
            <wp:effectExtent l="0" t="0" r="0" b="5080"/>
            <wp:docPr id="985754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477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6111" cy="5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052" w14:textId="0C645B0D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rPrChange w:id="240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41" w:author="Dave Weiss" w:date="2023-11-08T21:58:00Z">
            <w:rPr>
              <w:b/>
              <w:bCs/>
            </w:rPr>
          </w:rPrChange>
        </w:rPr>
        <w:t xml:space="preserve">Population Distribution Interval – </w:t>
      </w:r>
      <w:ins w:id="242" w:author="Dave Weiss" w:date="2023-11-08T22:03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243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44" w:author="Dave Weiss" w:date="2023-11-08T21:58:00Z">
              <w:rPr>
                <w:b/>
                <w:bCs/>
              </w:rPr>
            </w:rPrChange>
          </w:rPr>
          <w:delText>Theta</w:delText>
        </w:r>
      </w:del>
      <w:ins w:id="245" w:author="Dave Weiss" w:date="2023-11-08T22:03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246" w:author="Dave Weiss" w:date="2023-11-08T21:58:00Z">
            <w:rPr>
              <w:b/>
              <w:bCs/>
            </w:rPr>
          </w:rPrChange>
        </w:rPr>
        <w:t xml:space="preserve"> </w:t>
      </w:r>
      <w:del w:id="247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48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49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50" w:author="Dave Weiss" w:date="2023-11-08T21:58:00Z">
            <w:rPr>
              <w:b/>
              <w:bCs/>
            </w:rPr>
          </w:rPrChange>
        </w:rPr>
        <w:t xml:space="preserve"> Routing, 1-3-4 Design</w:t>
      </w:r>
    </w:p>
    <w:p w14:paraId="56BED2AF" w14:textId="77777777" w:rsidR="00592C99" w:rsidRDefault="00592C99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3CD0837C" wp14:editId="178529FA">
            <wp:extent cx="8335696" cy="5557131"/>
            <wp:effectExtent l="0" t="0" r="0" b="5715"/>
            <wp:docPr id="821191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1116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5696" cy="55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5804" w14:textId="10F3A830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rPrChange w:id="251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52" w:author="Dave Weiss" w:date="2023-11-08T21:58:00Z">
            <w:rPr>
              <w:b/>
              <w:bCs/>
            </w:rPr>
          </w:rPrChange>
        </w:rPr>
        <w:t>Population Distribution Interval – Number</w:t>
      </w:r>
      <w:del w:id="253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54" w:author="Dave Weiss" w:date="2023-11-08T21:58:00Z">
              <w:rPr>
                <w:b/>
                <w:bCs/>
              </w:rPr>
            </w:rPrChange>
          </w:rPr>
          <w:delText xml:space="preserve"> </w:delText>
        </w:r>
      </w:del>
      <w:ins w:id="255" w:author="Dave Weiss" w:date="2023-11-08T22:03:00Z">
        <w:r w:rsidR="00340828">
          <w:rPr>
            <w:rFonts w:ascii="Times New Roman" w:hAnsi="Times New Roman" w:cs="Times New Roman"/>
            <w:b/>
            <w:bCs/>
          </w:rPr>
          <w:t>-</w:t>
        </w:r>
      </w:ins>
      <w:del w:id="256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57" w:author="Dave Weiss" w:date="2023-11-08T21:58:00Z">
              <w:rPr>
                <w:b/>
                <w:bCs/>
              </w:rPr>
            </w:rPrChange>
          </w:rPr>
          <w:delText>c</w:delText>
        </w:r>
      </w:del>
      <w:ins w:id="258" w:author="Dave Weiss" w:date="2023-11-08T22:03:00Z">
        <w:r w:rsidR="00340828">
          <w:rPr>
            <w:rFonts w:ascii="Times New Roman" w:hAnsi="Times New Roman" w:cs="Times New Roman"/>
            <w:b/>
            <w:bCs/>
          </w:rPr>
          <w:t>C</w:t>
        </w:r>
      </w:ins>
      <w:r w:rsidRPr="009D0038">
        <w:rPr>
          <w:rFonts w:ascii="Times New Roman" w:hAnsi="Times New Roman" w:cs="Times New Roman"/>
          <w:b/>
          <w:bCs/>
          <w:rPrChange w:id="259" w:author="Dave Weiss" w:date="2023-11-08T21:58:00Z">
            <w:rPr>
              <w:b/>
              <w:bCs/>
            </w:rPr>
          </w:rPrChange>
        </w:rPr>
        <w:t xml:space="preserve">orrect </w:t>
      </w:r>
      <w:del w:id="26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61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6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63" w:author="Dave Weiss" w:date="2023-11-08T21:58:00Z">
            <w:rPr>
              <w:b/>
              <w:bCs/>
            </w:rPr>
          </w:rPrChange>
        </w:rPr>
        <w:t xml:space="preserve"> Routing, 1-3-3 Design</w:t>
      </w:r>
    </w:p>
    <w:p w14:paraId="6F2E867D" w14:textId="77777777" w:rsidR="00592C99" w:rsidRDefault="00592C99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0C19B5A0" wp14:editId="24DD1481">
            <wp:extent cx="7974141" cy="5316094"/>
            <wp:effectExtent l="0" t="0" r="1905" b="5715"/>
            <wp:docPr id="804329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922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141" cy="53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5F1F" w14:textId="020652FC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rPrChange w:id="264" w:author="Dave Weiss" w:date="2023-11-08T21:58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65" w:author="Dave Weiss" w:date="2023-11-08T21:58:00Z">
            <w:rPr>
              <w:b/>
              <w:bCs/>
            </w:rPr>
          </w:rPrChange>
        </w:rPr>
        <w:t>Population Distribution Interval – Number</w:t>
      </w:r>
      <w:del w:id="266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67" w:author="Dave Weiss" w:date="2023-11-08T21:58:00Z">
              <w:rPr>
                <w:b/>
                <w:bCs/>
              </w:rPr>
            </w:rPrChange>
          </w:rPr>
          <w:delText xml:space="preserve"> </w:delText>
        </w:r>
      </w:del>
      <w:ins w:id="268" w:author="Dave Weiss" w:date="2023-11-08T22:03:00Z">
        <w:r w:rsidR="00340828">
          <w:rPr>
            <w:rFonts w:ascii="Times New Roman" w:hAnsi="Times New Roman" w:cs="Times New Roman"/>
            <w:b/>
            <w:bCs/>
          </w:rPr>
          <w:t>-</w:t>
        </w:r>
      </w:ins>
      <w:del w:id="269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70" w:author="Dave Weiss" w:date="2023-11-08T21:58:00Z">
              <w:rPr>
                <w:b/>
                <w:bCs/>
              </w:rPr>
            </w:rPrChange>
          </w:rPr>
          <w:delText xml:space="preserve">correct </w:delText>
        </w:r>
      </w:del>
      <w:ins w:id="271" w:author="Dave Weiss" w:date="2023-11-08T22:03:00Z">
        <w:r w:rsidR="00340828">
          <w:rPr>
            <w:rFonts w:ascii="Times New Roman" w:hAnsi="Times New Roman" w:cs="Times New Roman"/>
            <w:b/>
            <w:bCs/>
          </w:rPr>
          <w:t>C</w:t>
        </w:r>
        <w:r w:rsidR="00340828" w:rsidRPr="009D0038">
          <w:rPr>
            <w:rFonts w:ascii="Times New Roman" w:hAnsi="Times New Roman" w:cs="Times New Roman"/>
            <w:b/>
            <w:bCs/>
            <w:rPrChange w:id="272" w:author="Dave Weiss" w:date="2023-11-08T21:58:00Z">
              <w:rPr>
                <w:b/>
                <w:bCs/>
              </w:rPr>
            </w:rPrChange>
          </w:rPr>
          <w:t xml:space="preserve">orrect </w:t>
        </w:r>
      </w:ins>
      <w:del w:id="273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74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75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76" w:author="Dave Weiss" w:date="2023-11-08T21:58:00Z">
            <w:rPr>
              <w:b/>
              <w:bCs/>
            </w:rPr>
          </w:rPrChange>
        </w:rPr>
        <w:t xml:space="preserve"> Routing, 1-3-4 Design</w:t>
      </w:r>
    </w:p>
    <w:p w14:paraId="48500FE3" w14:textId="77777777" w:rsidR="00592C99" w:rsidRDefault="00592C99" w:rsidP="00592C9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F119A52" wp14:editId="2FB2D855">
            <wp:extent cx="7807809" cy="5205206"/>
            <wp:effectExtent l="0" t="0" r="3175" b="1905"/>
            <wp:docPr id="14956821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82125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809" cy="52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952" w14:textId="77777777" w:rsidR="00592C99" w:rsidRPr="004D6A1F" w:rsidRDefault="00592C99" w:rsidP="00592C99">
      <w:pPr>
        <w:rPr>
          <w:b/>
        </w:rPr>
      </w:pPr>
    </w:p>
    <w:p w14:paraId="3EF6203E" w14:textId="2AF8B608" w:rsidR="00F962F2" w:rsidRDefault="00F962F2">
      <w:pPr>
        <w:spacing w:after="160" w:line="259" w:lineRule="auto"/>
      </w:pPr>
      <w:r>
        <w:br w:type="page"/>
      </w:r>
    </w:p>
    <w:p w14:paraId="258C2E4B" w14:textId="46F468B8" w:rsidR="00F962F2" w:rsidRDefault="00F962F2" w:rsidP="00F962F2">
      <w:pPr>
        <w:widowControl w:val="0"/>
        <w:jc w:val="center"/>
        <w:rPr>
          <w:b/>
          <w:i/>
        </w:rPr>
      </w:pPr>
      <w:r w:rsidRPr="0035771F">
        <w:rPr>
          <w:b/>
        </w:rPr>
        <w:lastRenderedPageBreak/>
        <w:t>F</w:t>
      </w:r>
      <w:r w:rsidRPr="00104DA5">
        <w:rPr>
          <w:b/>
        </w:rPr>
        <w:t>igure</w:t>
      </w:r>
      <w:del w:id="277" w:author="Dave Weiss [2]" w:date="2023-11-08T12:50:00Z">
        <w:r w:rsidRPr="00104DA5" w:rsidDel="00130ADC">
          <w:rPr>
            <w:b/>
          </w:rPr>
          <w:delText xml:space="preserve"> </w:delText>
        </w:r>
        <w:r w:rsidDel="00130ADC">
          <w:rPr>
            <w:b/>
          </w:rPr>
          <w:delText>6</w:delText>
        </w:r>
      </w:del>
      <w:ins w:id="278" w:author="Dave Weiss [2]" w:date="2023-11-08T12:50:00Z">
        <w:r w:rsidR="00130ADC">
          <w:rPr>
            <w:b/>
          </w:rPr>
          <w:t>S-5</w:t>
        </w:r>
      </w:ins>
      <w:r w:rsidRPr="00F01C9D">
        <w:rPr>
          <w:b/>
        </w:rPr>
        <w:t xml:space="preserve">. </w:t>
      </w:r>
      <w:r>
        <w:rPr>
          <w:b/>
        </w:rPr>
        <w:t>C</w:t>
      </w:r>
      <w:r w:rsidRPr="00F01C9D">
        <w:rPr>
          <w:b/>
        </w:rPr>
        <w:t xml:space="preserve">onditional </w:t>
      </w:r>
      <w:r>
        <w:rPr>
          <w:b/>
        </w:rPr>
        <w:t>RMSE</w:t>
      </w:r>
      <w:r w:rsidRPr="00F01C9D">
        <w:rPr>
          <w:b/>
        </w:rPr>
        <w:t xml:space="preserve"> </w:t>
      </w:r>
      <w:r>
        <w:rPr>
          <w:b/>
        </w:rPr>
        <w:t>by number of routing errors</w:t>
      </w:r>
    </w:p>
    <w:p w14:paraId="0DD8ADEB" w14:textId="48C39515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279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80" w:author="Dave Weiss" w:date="2023-11-08T21:58:00Z">
            <w:rPr>
              <w:b/>
              <w:bCs/>
            </w:rPr>
          </w:rPrChange>
        </w:rPr>
        <w:t>Maximum Information-</w:t>
      </w:r>
      <w:del w:id="281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82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83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84" w:author="Dave Weiss" w:date="2023-11-08T21:58:00Z">
            <w:rPr>
              <w:b/>
              <w:bCs/>
            </w:rPr>
          </w:rPrChange>
        </w:rPr>
        <w:t xml:space="preserve"> Routing, 1-3-3 Design</w:t>
      </w:r>
    </w:p>
    <w:p w14:paraId="4C94CC77" w14:textId="77777777" w:rsidR="00F962F2" w:rsidRPr="000A213B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CC8B9E5" wp14:editId="696B5472">
            <wp:extent cx="7620000" cy="5080000"/>
            <wp:effectExtent l="0" t="0" r="0" b="0"/>
            <wp:docPr id="1587584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4047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EA3" w14:textId="123B323B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285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86" w:author="Dave Weiss" w:date="2023-11-08T21:58:00Z">
            <w:rPr>
              <w:b/>
              <w:bCs/>
            </w:rPr>
          </w:rPrChange>
        </w:rPr>
        <w:t>Maximum Information-</w:t>
      </w:r>
      <w:del w:id="287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88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89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90" w:author="Dave Weiss" w:date="2023-11-08T21:58:00Z">
            <w:rPr>
              <w:b/>
              <w:bCs/>
            </w:rPr>
          </w:rPrChange>
        </w:rPr>
        <w:t xml:space="preserve"> Routing, 1-3-4 Design</w:t>
      </w:r>
    </w:p>
    <w:p w14:paraId="30C218AE" w14:textId="77777777" w:rsidR="00F962F2" w:rsidRPr="0069539C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31D14A67" wp14:editId="57D3AAA4">
            <wp:extent cx="7988505" cy="5325670"/>
            <wp:effectExtent l="0" t="0" r="0" b="0"/>
            <wp:docPr id="101443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7667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8505" cy="53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9E29" w14:textId="229E99FE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291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92" w:author="Dave Weiss" w:date="2023-11-08T21:58:00Z">
            <w:rPr>
              <w:b/>
              <w:bCs/>
            </w:rPr>
          </w:rPrChange>
        </w:rPr>
        <w:t xml:space="preserve">Population Distribution Interval – </w:t>
      </w:r>
      <w:ins w:id="293" w:author="Dave Weiss" w:date="2023-11-08T22:02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294" w:author="Dave Weiss" w:date="2023-11-08T22:02:00Z">
        <w:r w:rsidRPr="009D0038" w:rsidDel="00340828">
          <w:rPr>
            <w:rFonts w:ascii="Times New Roman" w:hAnsi="Times New Roman" w:cs="Times New Roman"/>
            <w:b/>
            <w:bCs/>
            <w:rPrChange w:id="295" w:author="Dave Weiss" w:date="2023-11-08T21:58:00Z">
              <w:rPr>
                <w:b/>
                <w:bCs/>
              </w:rPr>
            </w:rPrChange>
          </w:rPr>
          <w:delText>theta</w:delText>
        </w:r>
      </w:del>
      <w:ins w:id="296" w:author="Dave Weiss" w:date="2023-11-08T22:02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297" w:author="Dave Weiss" w:date="2023-11-08T21:58:00Z">
            <w:rPr>
              <w:b/>
              <w:bCs/>
            </w:rPr>
          </w:rPrChange>
        </w:rPr>
        <w:t xml:space="preserve"> </w:t>
      </w:r>
      <w:del w:id="298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99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300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01" w:author="Dave Weiss" w:date="2023-11-08T21:58:00Z">
            <w:rPr>
              <w:b/>
              <w:bCs/>
            </w:rPr>
          </w:rPrChange>
        </w:rPr>
        <w:t xml:space="preserve"> Routing, 1-3-3 Design</w:t>
      </w:r>
    </w:p>
    <w:p w14:paraId="3A75414B" w14:textId="77777777" w:rsidR="00F962F2" w:rsidRPr="0069539C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D9B7AFB" wp14:editId="49AAA88B">
            <wp:extent cx="8242594" cy="5495063"/>
            <wp:effectExtent l="0" t="0" r="0" b="4445"/>
            <wp:docPr id="819286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6673" name="Picture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594" cy="549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AF24" w14:textId="15438DB3" w:rsidR="00F962F2" w:rsidRPr="009D0038" w:rsidRDefault="00F962F2" w:rsidP="00F962F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rPrChange w:id="302" w:author="Dave Weiss" w:date="2023-11-08T21:59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03" w:author="Dave Weiss" w:date="2023-11-08T21:59:00Z">
            <w:rPr>
              <w:b/>
              <w:bCs/>
            </w:rPr>
          </w:rPrChange>
        </w:rPr>
        <w:t xml:space="preserve">Population Distribution Interval – </w:t>
      </w:r>
      <w:ins w:id="304" w:author="Dave Weiss" w:date="2023-11-08T22:02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305" w:author="Dave Weiss" w:date="2023-11-08T22:02:00Z">
        <w:r w:rsidRPr="009D0038" w:rsidDel="00340828">
          <w:rPr>
            <w:rFonts w:ascii="Times New Roman" w:hAnsi="Times New Roman" w:cs="Times New Roman"/>
            <w:b/>
            <w:bCs/>
            <w:rPrChange w:id="306" w:author="Dave Weiss" w:date="2023-11-08T21:59:00Z">
              <w:rPr>
                <w:b/>
                <w:bCs/>
              </w:rPr>
            </w:rPrChange>
          </w:rPr>
          <w:delText>theta</w:delText>
        </w:r>
      </w:del>
      <w:ins w:id="307" w:author="Dave Weiss" w:date="2023-11-08T22:02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308" w:author="Dave Weiss" w:date="2023-11-08T21:59:00Z">
            <w:rPr>
              <w:b/>
              <w:bCs/>
            </w:rPr>
          </w:rPrChange>
        </w:rPr>
        <w:t xml:space="preserve"> </w:t>
      </w:r>
      <w:del w:id="309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10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11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12" w:author="Dave Weiss" w:date="2023-11-08T21:59:00Z">
            <w:rPr>
              <w:b/>
              <w:bCs/>
            </w:rPr>
          </w:rPrChange>
        </w:rPr>
        <w:t xml:space="preserve"> Routing, 1-3-4 Design</w:t>
      </w:r>
    </w:p>
    <w:p w14:paraId="7B89CA32" w14:textId="77777777" w:rsidR="00F962F2" w:rsidRPr="0069539C" w:rsidRDefault="00F962F2" w:rsidP="00F962F2">
      <w:pPr>
        <w:pStyle w:val="ListParagraph"/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6F6449F3" wp14:editId="400393DC">
            <wp:extent cx="8015656" cy="5343771"/>
            <wp:effectExtent l="0" t="0" r="0" b="3175"/>
            <wp:docPr id="1979704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4121" name="Picture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656" cy="53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35C" w14:textId="5340DE00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313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14" w:author="Dave Weiss" w:date="2023-11-08T21:59:00Z">
            <w:rPr>
              <w:b/>
              <w:bCs/>
            </w:rPr>
          </w:rPrChange>
        </w:rPr>
        <w:t xml:space="preserve">Population Distribution Interval – Number correct </w:t>
      </w:r>
      <w:del w:id="31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16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1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18" w:author="Dave Weiss" w:date="2023-11-08T21:59:00Z">
            <w:rPr>
              <w:b/>
              <w:bCs/>
            </w:rPr>
          </w:rPrChange>
        </w:rPr>
        <w:t xml:space="preserve"> Routing, 1-3-3 Design</w:t>
      </w:r>
    </w:p>
    <w:p w14:paraId="6C0542B8" w14:textId="77777777" w:rsidR="00F962F2" w:rsidRPr="0069539C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4931AAD7" wp14:editId="52A4A4D7">
            <wp:extent cx="7984423" cy="5322949"/>
            <wp:effectExtent l="0" t="0" r="4445" b="0"/>
            <wp:docPr id="226799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9523" name="Pictur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4423" cy="53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8841" w14:textId="7A917B31" w:rsidR="00F962F2" w:rsidRPr="009D0038" w:rsidRDefault="00F962F2" w:rsidP="00F962F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rPrChange w:id="319" w:author="Dave Weiss" w:date="2023-11-08T21:59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20" w:author="Dave Weiss" w:date="2023-11-08T21:59:00Z">
            <w:rPr>
              <w:b/>
              <w:bCs/>
            </w:rPr>
          </w:rPrChange>
        </w:rPr>
        <w:t xml:space="preserve">Population Distribution Interval – Number correct </w:t>
      </w:r>
      <w:del w:id="321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22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23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24" w:author="Dave Weiss" w:date="2023-11-08T21:59:00Z">
            <w:rPr>
              <w:b/>
              <w:bCs/>
            </w:rPr>
          </w:rPrChange>
        </w:rPr>
        <w:t xml:space="preserve"> Routing, 1-3-4 Design</w:t>
      </w:r>
    </w:p>
    <w:p w14:paraId="6DC0DF61" w14:textId="11E07F86" w:rsidR="002429FE" w:rsidRDefault="00F962F2" w:rsidP="00F962F2">
      <w:pPr>
        <w:widowControl w:val="0"/>
        <w:ind w:firstLine="360"/>
        <w:rPr>
          <w:ins w:id="325" w:author="Dave Weiss [2]" w:date="2023-11-08T12:56:00Z"/>
        </w:rPr>
      </w:pPr>
      <w:r>
        <w:rPr>
          <w:noProof/>
        </w:rPr>
        <w:lastRenderedPageBreak/>
        <w:drawing>
          <wp:inline distT="0" distB="0" distL="0" distR="0" wp14:anchorId="247CB23E" wp14:editId="10B31ED0">
            <wp:extent cx="7867365" cy="5244910"/>
            <wp:effectExtent l="0" t="0" r="0" b="635"/>
            <wp:docPr id="1969482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2347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365" cy="52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E60" w14:textId="77777777" w:rsidR="002429FE" w:rsidRDefault="002429FE">
      <w:pPr>
        <w:spacing w:after="160" w:line="259" w:lineRule="auto"/>
        <w:rPr>
          <w:ins w:id="326" w:author="Dave Weiss [2]" w:date="2023-11-08T12:56:00Z"/>
        </w:rPr>
      </w:pPr>
      <w:ins w:id="327" w:author="Dave Weiss [2]" w:date="2023-11-08T12:56:00Z">
        <w:r>
          <w:br w:type="page"/>
        </w:r>
      </w:ins>
    </w:p>
    <w:p w14:paraId="5769D36A" w14:textId="77777777" w:rsidR="00F962F2" w:rsidRDefault="00F962F2" w:rsidP="00F962F2">
      <w:pPr>
        <w:widowControl w:val="0"/>
        <w:ind w:firstLine="360"/>
      </w:pPr>
    </w:p>
    <w:p w14:paraId="645205CB" w14:textId="2AA43FA1" w:rsidR="00507524" w:rsidRDefault="00507524" w:rsidP="00507524">
      <w:pPr>
        <w:widowControl w:val="0"/>
        <w:jc w:val="center"/>
        <w:rPr>
          <w:b/>
          <w:i/>
        </w:rPr>
      </w:pPr>
      <w:r w:rsidRPr="0035771F">
        <w:rPr>
          <w:b/>
        </w:rPr>
        <w:t>F</w:t>
      </w:r>
      <w:r w:rsidRPr="00104DA5">
        <w:rPr>
          <w:b/>
        </w:rPr>
        <w:t xml:space="preserve">igure </w:t>
      </w:r>
      <w:del w:id="328" w:author="Dave Weiss [2]" w:date="2023-11-08T12:57:00Z">
        <w:r w:rsidDel="002429FE">
          <w:rPr>
            <w:b/>
          </w:rPr>
          <w:delText>7</w:delText>
        </w:r>
      </w:del>
      <w:ins w:id="329" w:author="Dave Weiss [2]" w:date="2023-11-08T12:57:00Z">
        <w:r w:rsidR="002429FE">
          <w:rPr>
            <w:b/>
          </w:rPr>
          <w:t>S-6</w:t>
        </w:r>
      </w:ins>
      <w:r w:rsidRPr="00F01C9D">
        <w:rPr>
          <w:b/>
        </w:rPr>
        <w:t xml:space="preserve">. Mean conditional </w:t>
      </w:r>
      <w:r>
        <w:rPr>
          <w:b/>
        </w:rPr>
        <w:t>SEM by number of routing errors</w:t>
      </w:r>
    </w:p>
    <w:p w14:paraId="39B51ED4" w14:textId="3A2FF4CC" w:rsidR="00507524" w:rsidRPr="009D0038" w:rsidRDefault="00507524" w:rsidP="00507524">
      <w:pPr>
        <w:pStyle w:val="ListParagraph"/>
        <w:numPr>
          <w:ilvl w:val="0"/>
          <w:numId w:val="43"/>
        </w:numPr>
        <w:spacing w:before="120"/>
        <w:jc w:val="left"/>
        <w:rPr>
          <w:rFonts w:ascii="Times New Roman" w:hAnsi="Times New Roman" w:cs="Times New Roman"/>
          <w:b/>
          <w:bCs/>
          <w:rPrChange w:id="330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31" w:author="Dave Weiss" w:date="2023-11-08T21:59:00Z">
            <w:rPr>
              <w:b/>
              <w:bCs/>
            </w:rPr>
          </w:rPrChange>
        </w:rPr>
        <w:t>Maximum Information-</w:t>
      </w:r>
      <w:del w:id="332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33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34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35" w:author="Dave Weiss" w:date="2023-11-08T21:59:00Z">
            <w:rPr>
              <w:b/>
              <w:bCs/>
            </w:rPr>
          </w:rPrChange>
        </w:rPr>
        <w:t xml:space="preserve"> Routing, 1-3-3 Design</w:t>
      </w:r>
    </w:p>
    <w:p w14:paraId="746C7BEF" w14:textId="77777777" w:rsidR="00507524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5C9F432E" wp14:editId="2426712F">
            <wp:extent cx="7327854" cy="4885236"/>
            <wp:effectExtent l="0" t="0" r="635" b="4445"/>
            <wp:docPr id="1309805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5709" name="Picture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854" cy="48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86A0" w14:textId="77777777" w:rsidR="00507524" w:rsidRPr="00A75BD7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</w:p>
    <w:p w14:paraId="00C852EA" w14:textId="5CCF0276" w:rsidR="00507524" w:rsidRPr="009D0038" w:rsidRDefault="00507524" w:rsidP="00507524">
      <w:pPr>
        <w:pStyle w:val="ListParagraph"/>
        <w:numPr>
          <w:ilvl w:val="0"/>
          <w:numId w:val="43"/>
        </w:numPr>
        <w:spacing w:before="120"/>
        <w:jc w:val="left"/>
        <w:rPr>
          <w:rFonts w:ascii="Times New Roman" w:hAnsi="Times New Roman" w:cs="Times New Roman"/>
          <w:b/>
          <w:bCs/>
          <w:rPrChange w:id="336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37" w:author="Dave Weiss" w:date="2023-11-08T21:59:00Z">
            <w:rPr>
              <w:b/>
              <w:bCs/>
            </w:rPr>
          </w:rPrChange>
        </w:rPr>
        <w:t>Maximum Information-</w:t>
      </w:r>
      <w:del w:id="338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39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40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41" w:author="Dave Weiss" w:date="2023-11-08T21:59:00Z">
            <w:rPr>
              <w:b/>
              <w:bCs/>
            </w:rPr>
          </w:rPrChange>
        </w:rPr>
        <w:t xml:space="preserve"> Routing, 1-3-4 Design</w:t>
      </w:r>
    </w:p>
    <w:p w14:paraId="2021839F" w14:textId="77777777" w:rsidR="00507524" w:rsidRPr="00A75BD7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2C0FBC5C" wp14:editId="2F779FBE">
            <wp:extent cx="7927974" cy="5285316"/>
            <wp:effectExtent l="0" t="0" r="0" b="0"/>
            <wp:docPr id="6017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92" name="Pictur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974" cy="52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AF8" w14:textId="46BC96CD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42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43" w:author="Dave Weiss" w:date="2023-11-08T21:59:00Z">
            <w:rPr>
              <w:b/>
              <w:bCs/>
            </w:rPr>
          </w:rPrChange>
        </w:rPr>
        <w:t xml:space="preserve">Population Distribution Interval – </w:t>
      </w:r>
      <w:ins w:id="344" w:author="Dave Weiss" w:date="2023-11-08T22:02:00Z">
        <w:r w:rsidR="009D0038" w:rsidRPr="009D0038">
          <w:rPr>
            <w:rFonts w:ascii="Times New Roman" w:hAnsi="Times New Roman" w:cs="Times New Roman"/>
            <w:b/>
            <w:bCs/>
          </w:rPr>
          <w:sym w:font="Symbol" w:char="F071"/>
        </w:r>
      </w:ins>
      <w:del w:id="345" w:author="Dave Weiss" w:date="2023-11-08T22:02:00Z">
        <w:r w:rsidRPr="009D0038" w:rsidDel="009D0038">
          <w:rPr>
            <w:rFonts w:ascii="Times New Roman" w:hAnsi="Times New Roman" w:cs="Times New Roman"/>
            <w:b/>
            <w:bCs/>
            <w:rPrChange w:id="346" w:author="Dave Weiss" w:date="2023-11-08T21:59:00Z">
              <w:rPr>
                <w:b/>
                <w:bCs/>
              </w:rPr>
            </w:rPrChange>
          </w:rPr>
          <w:delText>theta</w:delText>
        </w:r>
      </w:del>
      <w:ins w:id="347" w:author="Dave Weiss" w:date="2023-11-08T22:02:00Z">
        <w:r w:rsidR="009D003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348" w:author="Dave Weiss" w:date="2023-11-08T21:59:00Z">
            <w:rPr>
              <w:b/>
              <w:bCs/>
            </w:rPr>
          </w:rPrChange>
        </w:rPr>
        <w:t xml:space="preserve"> </w:t>
      </w:r>
      <w:del w:id="349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50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51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52" w:author="Dave Weiss" w:date="2023-11-08T21:59:00Z">
            <w:rPr>
              <w:b/>
              <w:bCs/>
            </w:rPr>
          </w:rPrChange>
        </w:rPr>
        <w:t xml:space="preserve"> Routing, 1-3-3 Design</w:t>
      </w:r>
    </w:p>
    <w:p w14:paraId="1CBA233C" w14:textId="77777777" w:rsidR="00507524" w:rsidRPr="00A75BD7" w:rsidRDefault="00507524" w:rsidP="00507524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5EE0D442" wp14:editId="71D9F650">
            <wp:extent cx="8019492" cy="5346328"/>
            <wp:effectExtent l="0" t="0" r="0" b="635"/>
            <wp:docPr id="792368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68112" name="Picture 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9492" cy="53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C94" w14:textId="5BA8EB2C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53" w:author="Dave Weiss" w:date="2023-11-08T22:00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54" w:author="Dave Weiss" w:date="2023-11-08T22:00:00Z">
            <w:rPr>
              <w:b/>
              <w:bCs/>
            </w:rPr>
          </w:rPrChange>
        </w:rPr>
        <w:t xml:space="preserve">Population Distribution Interval – </w:t>
      </w:r>
      <w:ins w:id="355" w:author="Dave Weiss" w:date="2023-11-08T22:02:00Z">
        <w:r w:rsidR="009D0038" w:rsidRPr="009D0038">
          <w:rPr>
            <w:rFonts w:ascii="Times New Roman" w:hAnsi="Times New Roman" w:cs="Times New Roman"/>
            <w:b/>
            <w:bCs/>
          </w:rPr>
          <w:sym w:font="Symbol" w:char="F071"/>
        </w:r>
      </w:ins>
      <w:del w:id="356" w:author="Dave Weiss" w:date="2023-11-08T22:02:00Z">
        <w:r w:rsidRPr="009D0038" w:rsidDel="009D0038">
          <w:rPr>
            <w:rFonts w:ascii="Times New Roman" w:hAnsi="Times New Roman" w:cs="Times New Roman"/>
            <w:b/>
            <w:bCs/>
            <w:rPrChange w:id="357" w:author="Dave Weiss" w:date="2023-11-08T22:00:00Z">
              <w:rPr>
                <w:b/>
                <w:bCs/>
              </w:rPr>
            </w:rPrChange>
          </w:rPr>
          <w:delText>theta</w:delText>
        </w:r>
      </w:del>
      <w:ins w:id="358" w:author="Dave Weiss" w:date="2023-11-08T22:02:00Z">
        <w:r w:rsidR="009D003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359" w:author="Dave Weiss" w:date="2023-11-08T22:00:00Z">
            <w:rPr>
              <w:b/>
              <w:bCs/>
            </w:rPr>
          </w:rPrChange>
        </w:rPr>
        <w:t xml:space="preserve"> </w:t>
      </w:r>
      <w:del w:id="36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61" w:author="Dave Weiss" w:date="2023-11-08T22:00:00Z">
              <w:rPr>
                <w:b/>
                <w:bCs/>
              </w:rPr>
            </w:rPrChange>
          </w:rPr>
          <w:delText>based</w:delText>
        </w:r>
      </w:del>
      <w:ins w:id="36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63" w:author="Dave Weiss" w:date="2023-11-08T22:00:00Z">
            <w:rPr>
              <w:b/>
              <w:bCs/>
            </w:rPr>
          </w:rPrChange>
        </w:rPr>
        <w:t xml:space="preserve"> Routing, 1-3-4 Design</w:t>
      </w:r>
    </w:p>
    <w:p w14:paraId="4446140E" w14:textId="77777777" w:rsidR="00507524" w:rsidRPr="00A75BD7" w:rsidRDefault="00507524" w:rsidP="00507524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91FC540" wp14:editId="43398C59">
            <wp:extent cx="7885903" cy="5257268"/>
            <wp:effectExtent l="0" t="0" r="1270" b="635"/>
            <wp:docPr id="1785858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58834" name="Picture 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5903" cy="5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3234" w14:textId="224EFEDA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64" w:author="Dave Weiss" w:date="2023-11-08T22:00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65" w:author="Dave Weiss" w:date="2023-11-08T22:00:00Z">
            <w:rPr>
              <w:b/>
              <w:bCs/>
            </w:rPr>
          </w:rPrChange>
        </w:rPr>
        <w:t xml:space="preserve">Population Distribution Interval – </w:t>
      </w:r>
      <w:del w:id="36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67" w:author="Dave Weiss" w:date="2023-11-08T22:00:00Z">
              <w:rPr>
                <w:b/>
                <w:bCs/>
              </w:rPr>
            </w:rPrChange>
          </w:rPr>
          <w:delText>number correct</w:delText>
        </w:r>
      </w:del>
      <w:ins w:id="36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Number-Correct</w:t>
        </w:r>
      </w:ins>
      <w:r w:rsidRPr="009D0038">
        <w:rPr>
          <w:rFonts w:ascii="Times New Roman" w:hAnsi="Times New Roman" w:cs="Times New Roman"/>
          <w:b/>
          <w:bCs/>
          <w:rPrChange w:id="369" w:author="Dave Weiss" w:date="2023-11-08T22:00:00Z">
            <w:rPr>
              <w:b/>
              <w:bCs/>
            </w:rPr>
          </w:rPrChange>
        </w:rPr>
        <w:t xml:space="preserve"> </w:t>
      </w:r>
      <w:del w:id="37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71" w:author="Dave Weiss" w:date="2023-11-08T22:00:00Z">
              <w:rPr>
                <w:b/>
                <w:bCs/>
              </w:rPr>
            </w:rPrChange>
          </w:rPr>
          <w:delText>based</w:delText>
        </w:r>
      </w:del>
      <w:ins w:id="37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73" w:author="Dave Weiss" w:date="2023-11-08T22:00:00Z">
            <w:rPr>
              <w:b/>
              <w:bCs/>
            </w:rPr>
          </w:rPrChange>
        </w:rPr>
        <w:t xml:space="preserve"> Routing, 1-3-3 Design</w:t>
      </w:r>
    </w:p>
    <w:p w14:paraId="6A9EDBEA" w14:textId="77777777" w:rsidR="00507524" w:rsidRPr="00A75BD7" w:rsidRDefault="00507524" w:rsidP="00507524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5550C533" wp14:editId="644FB03E">
            <wp:extent cx="7974418" cy="5316279"/>
            <wp:effectExtent l="0" t="0" r="1270" b="5080"/>
            <wp:docPr id="1926302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2899" name="Pictur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418" cy="53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96D7" w14:textId="1C123E15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74" w:author="Dave Weiss" w:date="2023-11-08T22:00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75" w:author="Dave Weiss" w:date="2023-11-08T22:00:00Z">
            <w:rPr>
              <w:b/>
              <w:bCs/>
            </w:rPr>
          </w:rPrChange>
        </w:rPr>
        <w:t xml:space="preserve">Population Distribution Interval – </w:t>
      </w:r>
      <w:del w:id="37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77" w:author="Dave Weiss" w:date="2023-11-08T22:00:00Z">
              <w:rPr>
                <w:b/>
                <w:bCs/>
              </w:rPr>
            </w:rPrChange>
          </w:rPr>
          <w:delText>number correct</w:delText>
        </w:r>
      </w:del>
      <w:ins w:id="37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Number-Correct</w:t>
        </w:r>
      </w:ins>
      <w:r w:rsidRPr="009D0038">
        <w:rPr>
          <w:rFonts w:ascii="Times New Roman" w:hAnsi="Times New Roman" w:cs="Times New Roman"/>
          <w:b/>
          <w:bCs/>
          <w:rPrChange w:id="379" w:author="Dave Weiss" w:date="2023-11-08T22:00:00Z">
            <w:rPr>
              <w:b/>
              <w:bCs/>
            </w:rPr>
          </w:rPrChange>
        </w:rPr>
        <w:t xml:space="preserve"> </w:t>
      </w:r>
      <w:del w:id="38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81" w:author="Dave Weiss" w:date="2023-11-08T22:00:00Z">
              <w:rPr>
                <w:b/>
                <w:bCs/>
              </w:rPr>
            </w:rPrChange>
          </w:rPr>
          <w:delText>based</w:delText>
        </w:r>
      </w:del>
      <w:ins w:id="38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83" w:author="Dave Weiss" w:date="2023-11-08T22:00:00Z">
            <w:rPr>
              <w:b/>
              <w:bCs/>
            </w:rPr>
          </w:rPrChange>
        </w:rPr>
        <w:t xml:space="preserve"> Routing, 1-3-4 Design</w:t>
      </w:r>
    </w:p>
    <w:p w14:paraId="0012B976" w14:textId="77777777" w:rsidR="00507524" w:rsidRPr="004A7ED4" w:rsidRDefault="00507524" w:rsidP="00507524">
      <w:pPr>
        <w:widowControl w:val="0"/>
        <w:ind w:firstLine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8F8129" wp14:editId="646045E1">
            <wp:extent cx="7620000" cy="5080000"/>
            <wp:effectExtent l="0" t="0" r="0" b="0"/>
            <wp:docPr id="436494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4621" name="Picture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8103" w14:textId="77777777" w:rsidR="00507524" w:rsidRDefault="00507524" w:rsidP="00507524">
      <w:pPr>
        <w:spacing w:before="120"/>
        <w:rPr>
          <w:b/>
          <w:bCs/>
        </w:rPr>
      </w:pPr>
    </w:p>
    <w:p w14:paraId="1B468E2B" w14:textId="77777777" w:rsidR="00F962F2" w:rsidRDefault="00F962F2" w:rsidP="00F962F2">
      <w:pPr>
        <w:widowControl w:val="0"/>
        <w:ind w:firstLine="360"/>
      </w:pPr>
    </w:p>
    <w:p w14:paraId="226C086E" w14:textId="655FF637" w:rsidR="00F962F2" w:rsidRDefault="00F962F2">
      <w:pPr>
        <w:spacing w:after="160" w:line="259" w:lineRule="auto"/>
      </w:pPr>
      <w:r>
        <w:br w:type="page"/>
      </w:r>
    </w:p>
    <w:p w14:paraId="2D759BE2" w14:textId="77777777" w:rsidR="00B66E6D" w:rsidRDefault="00B66E6D"/>
    <w:sectPr w:rsidR="00B66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9" w:author="Dave Weiss [2]" w:date="2023-11-07T15:15:00Z" w:initials="DW">
    <w:p w14:paraId="158CC487" w14:textId="77777777" w:rsidR="00DC0748" w:rsidRDefault="00DC0748" w:rsidP="00E3206F">
      <w:pPr>
        <w:pStyle w:val="CommentText"/>
        <w:jc w:val="left"/>
      </w:pPr>
      <w:r>
        <w:rPr>
          <w:rStyle w:val="CommentReference"/>
        </w:rPr>
        <w:annotationRef/>
      </w:r>
      <w:r>
        <w:t>You might have to re-plot these all with larger font sizes for axis labeling so they can be read when reduced that much.</w:t>
      </w:r>
    </w:p>
    <w:p w14:paraId="545C31CE" w14:textId="77777777" w:rsidR="00DC0748" w:rsidRDefault="00DC0748" w:rsidP="00E3206F">
      <w:pPr>
        <w:pStyle w:val="CommentText"/>
        <w:jc w:val="left"/>
      </w:pPr>
    </w:p>
    <w:p w14:paraId="6FEF7F9A" w14:textId="77777777" w:rsidR="00DC0748" w:rsidRDefault="00DC0748" w:rsidP="00E3206F">
      <w:pPr>
        <w:pStyle w:val="CommentText"/>
        <w:jc w:val="left"/>
      </w:pPr>
      <w:r>
        <w:t>I would also recommend that we put this figure in the Supplement and summarize trends in the text.</w:t>
      </w:r>
    </w:p>
  </w:comment>
  <w:comment w:id="153" w:author="Dave Weiss [2]" w:date="2023-11-07T16:00:00Z" w:initials="DW">
    <w:p w14:paraId="4D3DD6B6" w14:textId="77777777" w:rsidR="00DC0748" w:rsidRDefault="00DC0748" w:rsidP="00592C99">
      <w:pPr>
        <w:pStyle w:val="CommentText"/>
        <w:jc w:val="left"/>
      </w:pPr>
      <w:r>
        <w:rPr>
          <w:rStyle w:val="CommentReference"/>
        </w:rPr>
        <w:annotationRef/>
      </w:r>
      <w:r>
        <w:t>Let's put as</w:t>
      </w:r>
      <w:r>
        <w:t>;; these complex figures in the Supplement, and describe general trends in the text.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EF7F9A" w15:done="0"/>
  <w15:commentEx w15:paraId="4D3DD6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5143ADA" w16cex:dateUtc="2023-11-07T21:15:00Z"/>
  <w16cex:commentExtensible w16cex:durableId="0C2A05C1" w16cex:dateUtc="2023-11-07T2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EF7F9A" w16cid:durableId="75143ADA"/>
  <w16cid:commentId w16cid:paraId="4D3DD6B6" w16cid:durableId="0C2A05C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03B1298"/>
    <w:multiLevelType w:val="hybridMultilevel"/>
    <w:tmpl w:val="3022FE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194F86"/>
    <w:multiLevelType w:val="hybridMultilevel"/>
    <w:tmpl w:val="A2D66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D438BD"/>
    <w:multiLevelType w:val="hybridMultilevel"/>
    <w:tmpl w:val="C20270A6"/>
    <w:lvl w:ilvl="0" w:tplc="E07A56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9A5CC5"/>
    <w:multiLevelType w:val="hybridMultilevel"/>
    <w:tmpl w:val="96CCB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41633B"/>
    <w:multiLevelType w:val="hybridMultilevel"/>
    <w:tmpl w:val="8BEEA4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55002B"/>
    <w:multiLevelType w:val="hybridMultilevel"/>
    <w:tmpl w:val="28BE654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1E12405"/>
    <w:multiLevelType w:val="hybridMultilevel"/>
    <w:tmpl w:val="3BE66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4D4D15"/>
    <w:multiLevelType w:val="hybridMultilevel"/>
    <w:tmpl w:val="54DE431C"/>
    <w:lvl w:ilvl="0" w:tplc="6986A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73F0B0B"/>
    <w:multiLevelType w:val="hybridMultilevel"/>
    <w:tmpl w:val="7936AA0C"/>
    <w:lvl w:ilvl="0" w:tplc="0E284F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413A4A"/>
    <w:multiLevelType w:val="hybridMultilevel"/>
    <w:tmpl w:val="678A8F8E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C77AD1"/>
    <w:multiLevelType w:val="hybridMultilevel"/>
    <w:tmpl w:val="4DCACA4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EB119E"/>
    <w:multiLevelType w:val="hybridMultilevel"/>
    <w:tmpl w:val="AD5E7CD2"/>
    <w:lvl w:ilvl="0" w:tplc="B9BA853C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B7539A0"/>
    <w:multiLevelType w:val="hybridMultilevel"/>
    <w:tmpl w:val="698A622E"/>
    <w:lvl w:ilvl="0" w:tplc="77E630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8F6B39"/>
    <w:multiLevelType w:val="hybridMultilevel"/>
    <w:tmpl w:val="CF7ECB6E"/>
    <w:lvl w:ilvl="0" w:tplc="400EEC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1F5EA1"/>
    <w:multiLevelType w:val="hybridMultilevel"/>
    <w:tmpl w:val="92682114"/>
    <w:lvl w:ilvl="0" w:tplc="A3C65F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5B4669"/>
    <w:multiLevelType w:val="hybridMultilevel"/>
    <w:tmpl w:val="1DC4278C"/>
    <w:lvl w:ilvl="0" w:tplc="83EA2C1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6" w15:restartNumberingAfterBreak="0">
    <w:nsid w:val="47DD3FCD"/>
    <w:multiLevelType w:val="hybridMultilevel"/>
    <w:tmpl w:val="CAD4B1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B7C19F8"/>
    <w:multiLevelType w:val="hybridMultilevel"/>
    <w:tmpl w:val="17A0A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F23D87"/>
    <w:multiLevelType w:val="hybridMultilevel"/>
    <w:tmpl w:val="2DBE4A56"/>
    <w:lvl w:ilvl="0" w:tplc="E3D88BF8">
      <w:start w:val="1"/>
      <w:numFmt w:val="lowerLetter"/>
      <w:lvlText w:val="%1."/>
      <w:lvlJc w:val="left"/>
      <w:pPr>
        <w:ind w:left="17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30" w15:restartNumberingAfterBreak="0">
    <w:nsid w:val="4EFF64B5"/>
    <w:multiLevelType w:val="hybridMultilevel"/>
    <w:tmpl w:val="8A0A1C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FAD6B3E"/>
    <w:multiLevelType w:val="hybridMultilevel"/>
    <w:tmpl w:val="B44C70AC"/>
    <w:lvl w:ilvl="0" w:tplc="924628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10B50D6"/>
    <w:multiLevelType w:val="hybridMultilevel"/>
    <w:tmpl w:val="2D046E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7897E1A"/>
    <w:multiLevelType w:val="hybridMultilevel"/>
    <w:tmpl w:val="3300E2DC"/>
    <w:lvl w:ilvl="0" w:tplc="AC92C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A16A60"/>
    <w:multiLevelType w:val="hybridMultilevel"/>
    <w:tmpl w:val="EDC4268E"/>
    <w:lvl w:ilvl="0" w:tplc="7C2647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41607"/>
    <w:multiLevelType w:val="hybridMultilevel"/>
    <w:tmpl w:val="8C74B3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87492E"/>
    <w:multiLevelType w:val="hybridMultilevel"/>
    <w:tmpl w:val="7B0630D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EE87FC2"/>
    <w:multiLevelType w:val="hybridMultilevel"/>
    <w:tmpl w:val="1EFCE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E92042C"/>
    <w:multiLevelType w:val="hybridMultilevel"/>
    <w:tmpl w:val="4DCACA4C"/>
    <w:lvl w:ilvl="0" w:tplc="081ED6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6159975">
    <w:abstractNumId w:val="34"/>
  </w:num>
  <w:num w:numId="2" w16cid:durableId="1048650968">
    <w:abstractNumId w:val="41"/>
  </w:num>
  <w:num w:numId="3" w16cid:durableId="876114726">
    <w:abstractNumId w:val="9"/>
  </w:num>
  <w:num w:numId="4" w16cid:durableId="519974222">
    <w:abstractNumId w:val="7"/>
  </w:num>
  <w:num w:numId="5" w16cid:durableId="740955372">
    <w:abstractNumId w:val="6"/>
  </w:num>
  <w:num w:numId="6" w16cid:durableId="904994430">
    <w:abstractNumId w:val="5"/>
  </w:num>
  <w:num w:numId="7" w16cid:durableId="756438810">
    <w:abstractNumId w:val="4"/>
  </w:num>
  <w:num w:numId="8" w16cid:durableId="2060543957">
    <w:abstractNumId w:val="8"/>
  </w:num>
  <w:num w:numId="9" w16cid:durableId="728504877">
    <w:abstractNumId w:val="3"/>
  </w:num>
  <w:num w:numId="10" w16cid:durableId="1498501040">
    <w:abstractNumId w:val="2"/>
  </w:num>
  <w:num w:numId="11" w16cid:durableId="849024391">
    <w:abstractNumId w:val="1"/>
  </w:num>
  <w:num w:numId="12" w16cid:durableId="1880163516">
    <w:abstractNumId w:val="0"/>
  </w:num>
  <w:num w:numId="13" w16cid:durableId="153643178">
    <w:abstractNumId w:val="9"/>
    <w:lvlOverride w:ilvl="0">
      <w:startOverride w:val="1"/>
    </w:lvlOverride>
  </w:num>
  <w:num w:numId="14" w16cid:durableId="645741148">
    <w:abstractNumId w:val="40"/>
  </w:num>
  <w:num w:numId="15" w16cid:durableId="1113131611">
    <w:abstractNumId w:val="33"/>
  </w:num>
  <w:num w:numId="16" w16cid:durableId="106200323">
    <w:abstractNumId w:val="27"/>
  </w:num>
  <w:num w:numId="17" w16cid:durableId="768741553">
    <w:abstractNumId w:val="38"/>
  </w:num>
  <w:num w:numId="18" w16cid:durableId="617182972">
    <w:abstractNumId w:val="30"/>
  </w:num>
  <w:num w:numId="19" w16cid:durableId="1679380940">
    <w:abstractNumId w:val="16"/>
  </w:num>
  <w:num w:numId="20" w16cid:durableId="732504273">
    <w:abstractNumId w:val="13"/>
  </w:num>
  <w:num w:numId="21" w16cid:durableId="1550337839">
    <w:abstractNumId w:val="14"/>
  </w:num>
  <w:num w:numId="22" w16cid:durableId="111635168">
    <w:abstractNumId w:val="26"/>
  </w:num>
  <w:num w:numId="23" w16cid:durableId="371657834">
    <w:abstractNumId w:val="24"/>
  </w:num>
  <w:num w:numId="24" w16cid:durableId="523981602">
    <w:abstractNumId w:val="19"/>
  </w:num>
  <w:num w:numId="25" w16cid:durableId="1817917674">
    <w:abstractNumId w:val="17"/>
  </w:num>
  <w:num w:numId="26" w16cid:durableId="2006398571">
    <w:abstractNumId w:val="36"/>
  </w:num>
  <w:num w:numId="27" w16cid:durableId="250701979">
    <w:abstractNumId w:val="22"/>
  </w:num>
  <w:num w:numId="28" w16cid:durableId="908265783">
    <w:abstractNumId w:val="12"/>
  </w:num>
  <w:num w:numId="29" w16cid:durableId="1658267349">
    <w:abstractNumId w:val="25"/>
  </w:num>
  <w:num w:numId="30" w16cid:durableId="1757821104">
    <w:abstractNumId w:val="31"/>
  </w:num>
  <w:num w:numId="31" w16cid:durableId="287469310">
    <w:abstractNumId w:val="21"/>
  </w:num>
  <w:num w:numId="32" w16cid:durableId="98991060">
    <w:abstractNumId w:val="32"/>
  </w:num>
  <w:num w:numId="33" w16cid:durableId="1842042888">
    <w:abstractNumId w:val="29"/>
  </w:num>
  <w:num w:numId="34" w16cid:durableId="504326599">
    <w:abstractNumId w:val="35"/>
  </w:num>
  <w:num w:numId="35" w16cid:durableId="517819323">
    <w:abstractNumId w:val="18"/>
  </w:num>
  <w:num w:numId="36" w16cid:durableId="962423664">
    <w:abstractNumId w:val="11"/>
  </w:num>
  <w:num w:numId="37" w16cid:durableId="550700103">
    <w:abstractNumId w:val="39"/>
  </w:num>
  <w:num w:numId="38" w16cid:durableId="8216463">
    <w:abstractNumId w:val="28"/>
  </w:num>
  <w:num w:numId="39" w16cid:durableId="1257177267">
    <w:abstractNumId w:val="23"/>
  </w:num>
  <w:num w:numId="40" w16cid:durableId="1316225361">
    <w:abstractNumId w:val="20"/>
  </w:num>
  <w:num w:numId="41" w16cid:durableId="1031614857">
    <w:abstractNumId w:val="10"/>
  </w:num>
  <w:num w:numId="42" w16cid:durableId="2010713186">
    <w:abstractNumId w:val="15"/>
  </w:num>
  <w:num w:numId="43" w16cid:durableId="1602105515">
    <w:abstractNumId w:val="3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e Weiss">
    <w15:presenceInfo w15:providerId="None" w15:userId="Dave Weiss"/>
  </w15:person>
  <w15:person w15:author="Dave Weiss [2]">
    <w15:presenceInfo w15:providerId="Windows Live" w15:userId="0c820194d8578fc4"/>
  </w15:person>
  <w15:person w15:author="Robert S Chapman">
    <w15:presenceInfo w15:providerId="AD" w15:userId="S::chapm564@umn.edu::ea1fad58-308a-43d5-b59b-abfeeadd1e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trackRevisions/>
  <w:defaultTabStop w:val="72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F7B"/>
    <w:rsid w:val="00071C9F"/>
    <w:rsid w:val="00075E86"/>
    <w:rsid w:val="000A05C9"/>
    <w:rsid w:val="00130ADC"/>
    <w:rsid w:val="00221027"/>
    <w:rsid w:val="002429FE"/>
    <w:rsid w:val="002856E5"/>
    <w:rsid w:val="002960F6"/>
    <w:rsid w:val="00340828"/>
    <w:rsid w:val="00352DF4"/>
    <w:rsid w:val="004D3F6C"/>
    <w:rsid w:val="00507524"/>
    <w:rsid w:val="00592C99"/>
    <w:rsid w:val="0065344B"/>
    <w:rsid w:val="00680E12"/>
    <w:rsid w:val="00730D4B"/>
    <w:rsid w:val="007A3B12"/>
    <w:rsid w:val="007F07F2"/>
    <w:rsid w:val="007F3E9B"/>
    <w:rsid w:val="00864442"/>
    <w:rsid w:val="00885037"/>
    <w:rsid w:val="009407FD"/>
    <w:rsid w:val="009A338D"/>
    <w:rsid w:val="009A3F7B"/>
    <w:rsid w:val="009D0038"/>
    <w:rsid w:val="00A964F3"/>
    <w:rsid w:val="00B66E6D"/>
    <w:rsid w:val="00BC385D"/>
    <w:rsid w:val="00C5487A"/>
    <w:rsid w:val="00DC0748"/>
    <w:rsid w:val="00E273B3"/>
    <w:rsid w:val="00E3206F"/>
    <w:rsid w:val="00EC4D0B"/>
    <w:rsid w:val="00EE5584"/>
    <w:rsid w:val="00F8082F"/>
    <w:rsid w:val="00F9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B0F7"/>
  <w15:chartTrackingRefBased/>
  <w15:docId w15:val="{656ACFD9-506C-46D4-B156-20FC6AFB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03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4"/>
    <w:qFormat/>
    <w:rsid w:val="009407FD"/>
    <w:pPr>
      <w:keepNext/>
      <w:keepLines/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407FD"/>
    <w:pPr>
      <w:keepNext/>
      <w:keepLines/>
      <w:spacing w:line="480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407FD"/>
    <w:pPr>
      <w:keepNext/>
      <w:keepLines/>
      <w:spacing w:before="40" w:line="48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24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407FD"/>
    <w:pPr>
      <w:keepNext/>
      <w:keepLines/>
      <w:spacing w:before="40" w:line="48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24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407FD"/>
    <w:pPr>
      <w:keepNext/>
      <w:keepLines/>
      <w:spacing w:before="40" w:line="48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407FD"/>
    <w:pPr>
      <w:keepNext/>
      <w:keepLines/>
      <w:spacing w:before="40" w:line="48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85037"/>
    <w:pPr>
      <w:spacing w:after="200"/>
      <w:jc w:val="both"/>
    </w:pPr>
    <w:rPr>
      <w:rFonts w:asciiTheme="minorHAnsi" w:eastAsiaTheme="minorEastAsia" w:hAnsiTheme="minorHAnsi" w:cstheme="minorBidi"/>
      <w:i/>
      <w:iCs/>
      <w:color w:val="44546A" w:themeColor="text2"/>
      <w:kern w:val="24"/>
      <w:szCs w:val="18"/>
      <w:lang w:eastAsia="ja-JP"/>
    </w:rPr>
  </w:style>
  <w:style w:type="paragraph" w:styleId="CommentText">
    <w:name w:val="annotation text"/>
    <w:basedOn w:val="Normal"/>
    <w:link w:val="CommentTextChar"/>
    <w:uiPriority w:val="99"/>
    <w:unhideWhenUsed/>
    <w:rsid w:val="00885037"/>
    <w:pPr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85037"/>
    <w:rPr>
      <w:rFonts w:eastAsiaTheme="minorEastAsia"/>
      <w:kern w:val="24"/>
      <w:szCs w:val="20"/>
      <w:lang w:eastAsia="ja-JP"/>
      <w14:ligatures w14:val="none"/>
    </w:rPr>
  </w:style>
  <w:style w:type="paragraph" w:styleId="ListParagraph">
    <w:name w:val="List Paragraph"/>
    <w:basedOn w:val="Normal"/>
    <w:uiPriority w:val="34"/>
    <w:unhideWhenUsed/>
    <w:qFormat/>
    <w:rsid w:val="00885037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85037"/>
    <w:rPr>
      <w:sz w:val="22"/>
      <w:szCs w:val="16"/>
    </w:rPr>
  </w:style>
  <w:style w:type="character" w:customStyle="1" w:styleId="Heading1Char">
    <w:name w:val="Heading 1 Char"/>
    <w:basedOn w:val="DefaultParagraphFont"/>
    <w:link w:val="Heading1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sid w:val="009407FD"/>
    <w:rPr>
      <w:rFonts w:asciiTheme="majorHAnsi" w:eastAsiaTheme="majorEastAsia" w:hAnsiTheme="majorHAnsi" w:cstheme="majorBidi"/>
      <w:b/>
      <w:bCs/>
      <w:i/>
      <w:iCs/>
      <w:kern w:val="24"/>
      <w:sz w:val="24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sid w:val="009407FD"/>
    <w:rPr>
      <w:rFonts w:asciiTheme="majorHAnsi" w:eastAsiaTheme="majorEastAsia" w:hAnsiTheme="majorHAnsi" w:cstheme="majorBidi"/>
      <w:i/>
      <w:iCs/>
      <w:kern w:val="24"/>
      <w:sz w:val="24"/>
      <w:szCs w:val="24"/>
      <w:lang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7FD"/>
    <w:rPr>
      <w:rFonts w:asciiTheme="majorHAnsi" w:eastAsiaTheme="majorEastAsia" w:hAnsiTheme="majorHAnsi" w:cstheme="majorBidi"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7FD"/>
    <w:rPr>
      <w:rFonts w:asciiTheme="majorHAnsi" w:eastAsiaTheme="majorEastAsia" w:hAnsiTheme="majorHAnsi" w:cstheme="majorBidi"/>
      <w:i/>
      <w:iCs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7FD"/>
    <w:rPr>
      <w:rFonts w:asciiTheme="majorHAnsi" w:eastAsiaTheme="majorEastAsia" w:hAnsiTheme="majorHAnsi" w:cstheme="majorBidi"/>
      <w:color w:val="272727" w:themeColor="text1" w:themeTint="D8"/>
      <w:kern w:val="24"/>
      <w:szCs w:val="21"/>
      <w:lang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7FD"/>
    <w:rPr>
      <w:rFonts w:asciiTheme="majorHAnsi" w:eastAsiaTheme="majorEastAsia" w:hAnsiTheme="majorHAnsi" w:cstheme="majorBidi"/>
      <w:i/>
      <w:iCs/>
      <w:color w:val="272727" w:themeColor="text1" w:themeTint="D8"/>
      <w:kern w:val="24"/>
      <w:szCs w:val="21"/>
      <w:lang w:eastAsia="ja-JP"/>
      <w14:ligatures w14:val="none"/>
    </w:rPr>
  </w:style>
  <w:style w:type="paragraph" w:customStyle="1" w:styleId="SectionTitle">
    <w:name w:val="Section Title"/>
    <w:basedOn w:val="Normal"/>
    <w:uiPriority w:val="2"/>
    <w:qFormat/>
    <w:rsid w:val="009407FD"/>
    <w:pPr>
      <w:pageBreakBefore/>
      <w:spacing w:line="480" w:lineRule="auto"/>
      <w:jc w:val="center"/>
      <w:outlineLvl w:val="0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Strong">
    <w:name w:val="Strong"/>
    <w:basedOn w:val="DefaultParagraphFont"/>
    <w:uiPriority w:val="22"/>
    <w:unhideWhenUsed/>
    <w:qFormat/>
    <w:rsid w:val="009407FD"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9407FD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rsid w:val="009407FD"/>
    <w:pPr>
      <w:spacing w:after="0" w:line="480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Title">
    <w:name w:val="Title"/>
    <w:basedOn w:val="Normal"/>
    <w:link w:val="TitleChar"/>
    <w:qFormat/>
    <w:rsid w:val="009407FD"/>
    <w:pPr>
      <w:spacing w:before="2400" w:line="480" w:lineRule="auto"/>
      <w:contextualSpacing/>
      <w:jc w:val="center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TitleChar">
    <w:name w:val="Title Char"/>
    <w:basedOn w:val="DefaultParagraphFont"/>
    <w:link w:val="Title"/>
    <w:rsid w:val="009407FD"/>
    <w:rPr>
      <w:rFonts w:asciiTheme="majorHAnsi" w:eastAsiaTheme="majorEastAsia" w:hAnsiTheme="majorHAnsi" w:cstheme="majorBidi"/>
      <w:kern w:val="24"/>
      <w:sz w:val="24"/>
      <w:szCs w:val="24"/>
      <w:lang w:eastAsia="ja-JP"/>
      <w14:ligatures w14:val="none"/>
    </w:rPr>
  </w:style>
  <w:style w:type="character" w:styleId="Emphasis">
    <w:name w:val="Emphasis"/>
    <w:basedOn w:val="DefaultParagraphFont"/>
    <w:uiPriority w:val="4"/>
    <w:unhideWhenUsed/>
    <w:qFormat/>
    <w:rsid w:val="009407F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7FD"/>
    <w:rPr>
      <w:rFonts w:ascii="Segoe UI" w:eastAsiaTheme="minorEastAsia" w:hAnsi="Segoe UI" w:cs="Segoe UI"/>
      <w:kern w:val="24"/>
      <w:szCs w:val="18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qFormat/>
    <w:rsid w:val="009407FD"/>
    <w:pPr>
      <w:spacing w:line="480" w:lineRule="auto"/>
      <w:ind w:left="720" w:hanging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BlockText">
    <w:name w:val="Block Text"/>
    <w:basedOn w:val="Normal"/>
    <w:uiPriority w:val="99"/>
    <w:semiHidden/>
    <w:unhideWhenUsed/>
    <w:rsid w:val="009407FD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spacing w:line="480" w:lineRule="auto"/>
      <w:ind w:left="1152" w:right="1152"/>
      <w:jc w:val="both"/>
    </w:pPr>
    <w:rPr>
      <w:rFonts w:asciiTheme="minorHAnsi" w:eastAsiaTheme="minorEastAsia" w:hAnsiTheme="minorHAnsi" w:cstheme="minorBidi"/>
      <w:i/>
      <w:iCs/>
      <w:color w:val="595959" w:themeColor="text1" w:themeTint="A6"/>
      <w:kern w:val="24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407FD"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407FD"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Closing">
    <w:name w:val="Closing"/>
    <w:basedOn w:val="Normal"/>
    <w:link w:val="Closing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7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7FD"/>
    <w:rPr>
      <w:rFonts w:eastAsiaTheme="minorEastAsia"/>
      <w:b/>
      <w:bCs/>
      <w:kern w:val="24"/>
      <w:szCs w:val="20"/>
      <w:lang w:eastAsia="ja-JP"/>
      <w14:ligatures w14:val="non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407FD"/>
    <w:rPr>
      <w:rFonts w:ascii="Segoe UI" w:eastAsiaTheme="minorEastAsia" w:hAnsi="Segoe UI" w:cs="Segoe UI"/>
      <w:kern w:val="24"/>
      <w:szCs w:val="16"/>
      <w:lang w:eastAsia="ja-JP"/>
      <w14:ligatures w14:val="non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paragraph" w:styleId="EnvelopeAddress">
    <w:name w:val="envelope address"/>
    <w:basedOn w:val="Normal"/>
    <w:uiPriority w:val="99"/>
    <w:semiHidden/>
    <w:unhideWhenUsed/>
    <w:rsid w:val="009407FD"/>
    <w:pPr>
      <w:framePr w:w="7920" w:h="1980" w:hRule="exact" w:hSpace="180" w:wrap="auto" w:hAnchor="page" w:xAlign="center" w:yAlign="bottom"/>
      <w:ind w:left="28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9407FD"/>
    <w:pPr>
      <w:jc w:val="both"/>
    </w:pPr>
    <w:rPr>
      <w:rFonts w:asciiTheme="majorHAnsi" w:eastAsiaTheme="majorEastAsia" w:hAnsiTheme="majorHAnsi" w:cstheme="majorBidi"/>
      <w:kern w:val="24"/>
      <w:sz w:val="22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table" w:styleId="TableGrid">
    <w:name w:val="Table Grid"/>
    <w:basedOn w:val="TableNormal"/>
    <w:uiPriority w:val="39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Address">
    <w:name w:val="HTML Address"/>
    <w:basedOn w:val="Normal"/>
    <w:link w:val="HTMLAddress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i/>
      <w:iCs/>
      <w:kern w:val="24"/>
      <w:lang w:eastAsia="ja-JP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407FD"/>
    <w:rPr>
      <w:rFonts w:eastAsiaTheme="minorEastAsia"/>
      <w:i/>
      <w:iCs/>
      <w:kern w:val="24"/>
      <w:sz w:val="24"/>
      <w:szCs w:val="24"/>
      <w:lang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407FD"/>
    <w:pPr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9407FD"/>
    <w:pPr>
      <w:ind w:left="4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9407FD"/>
    <w:pPr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9407FD"/>
    <w:pPr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9407FD"/>
    <w:pPr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9407FD"/>
    <w:pPr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9407FD"/>
    <w:pPr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9407FD"/>
    <w:pPr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9407FD"/>
    <w:pPr>
      <w:ind w:left="21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Heading">
    <w:name w:val="index heading"/>
    <w:basedOn w:val="Normal"/>
    <w:next w:val="Index1"/>
    <w:uiPriority w:val="99"/>
    <w:semiHidden/>
    <w:unhideWhenUsed/>
    <w:rsid w:val="009407FD"/>
    <w:pPr>
      <w:spacing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9407F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List">
    <w:name w:val="List"/>
    <w:basedOn w:val="Normal"/>
    <w:uiPriority w:val="99"/>
    <w:semiHidden/>
    <w:unhideWhenUsed/>
    <w:rsid w:val="009407FD"/>
    <w:pPr>
      <w:spacing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2">
    <w:name w:val="List 2"/>
    <w:basedOn w:val="Normal"/>
    <w:uiPriority w:val="99"/>
    <w:semiHidden/>
    <w:unhideWhenUsed/>
    <w:rsid w:val="009407FD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3">
    <w:name w:val="List 3"/>
    <w:basedOn w:val="Normal"/>
    <w:uiPriority w:val="99"/>
    <w:semiHidden/>
    <w:unhideWhenUsed/>
    <w:rsid w:val="009407FD"/>
    <w:pPr>
      <w:spacing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4">
    <w:name w:val="List 4"/>
    <w:basedOn w:val="Normal"/>
    <w:uiPriority w:val="99"/>
    <w:semiHidden/>
    <w:unhideWhenUsed/>
    <w:rsid w:val="009407FD"/>
    <w:pPr>
      <w:spacing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5">
    <w:name w:val="List 5"/>
    <w:basedOn w:val="Normal"/>
    <w:uiPriority w:val="99"/>
    <w:semiHidden/>
    <w:unhideWhenUsed/>
    <w:rsid w:val="009407FD"/>
    <w:pPr>
      <w:spacing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">
    <w:name w:val="List Bullet"/>
    <w:basedOn w:val="Normal"/>
    <w:uiPriority w:val="9"/>
    <w:unhideWhenUsed/>
    <w:qFormat/>
    <w:rsid w:val="009407FD"/>
    <w:pPr>
      <w:numPr>
        <w:numId w:val="3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2">
    <w:name w:val="List Bullet 2"/>
    <w:basedOn w:val="Normal"/>
    <w:uiPriority w:val="99"/>
    <w:semiHidden/>
    <w:unhideWhenUsed/>
    <w:rsid w:val="009407FD"/>
    <w:pPr>
      <w:numPr>
        <w:numId w:val="4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3">
    <w:name w:val="List Bullet 3"/>
    <w:basedOn w:val="Normal"/>
    <w:uiPriority w:val="99"/>
    <w:semiHidden/>
    <w:unhideWhenUsed/>
    <w:rsid w:val="009407FD"/>
    <w:pPr>
      <w:numPr>
        <w:numId w:val="5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4">
    <w:name w:val="List Bullet 4"/>
    <w:basedOn w:val="Normal"/>
    <w:uiPriority w:val="99"/>
    <w:semiHidden/>
    <w:unhideWhenUsed/>
    <w:rsid w:val="009407FD"/>
    <w:pPr>
      <w:numPr>
        <w:numId w:val="6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5">
    <w:name w:val="List Bullet 5"/>
    <w:basedOn w:val="Normal"/>
    <w:uiPriority w:val="99"/>
    <w:semiHidden/>
    <w:unhideWhenUsed/>
    <w:rsid w:val="009407FD"/>
    <w:pPr>
      <w:numPr>
        <w:numId w:val="7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">
    <w:name w:val="List Continue"/>
    <w:basedOn w:val="Normal"/>
    <w:uiPriority w:val="99"/>
    <w:semiHidden/>
    <w:unhideWhenUsed/>
    <w:rsid w:val="009407FD"/>
    <w:pPr>
      <w:spacing w:after="120"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2">
    <w:name w:val="List Continue 2"/>
    <w:basedOn w:val="Normal"/>
    <w:uiPriority w:val="99"/>
    <w:semiHidden/>
    <w:unhideWhenUsed/>
    <w:rsid w:val="009407FD"/>
    <w:pPr>
      <w:spacing w:after="120"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3">
    <w:name w:val="List Continue 3"/>
    <w:basedOn w:val="Normal"/>
    <w:uiPriority w:val="99"/>
    <w:semiHidden/>
    <w:unhideWhenUsed/>
    <w:rsid w:val="009407FD"/>
    <w:pPr>
      <w:spacing w:after="120"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4">
    <w:name w:val="List Continue 4"/>
    <w:basedOn w:val="Normal"/>
    <w:uiPriority w:val="99"/>
    <w:semiHidden/>
    <w:unhideWhenUsed/>
    <w:rsid w:val="009407FD"/>
    <w:pPr>
      <w:spacing w:after="120"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5">
    <w:name w:val="List Continue 5"/>
    <w:basedOn w:val="Normal"/>
    <w:uiPriority w:val="99"/>
    <w:semiHidden/>
    <w:unhideWhenUsed/>
    <w:rsid w:val="009407FD"/>
    <w:pPr>
      <w:spacing w:after="120"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">
    <w:name w:val="List Number"/>
    <w:basedOn w:val="Normal"/>
    <w:uiPriority w:val="9"/>
    <w:unhideWhenUsed/>
    <w:qFormat/>
    <w:rsid w:val="009407FD"/>
    <w:pPr>
      <w:numPr>
        <w:numId w:val="8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2">
    <w:name w:val="List Number 2"/>
    <w:basedOn w:val="Normal"/>
    <w:uiPriority w:val="99"/>
    <w:semiHidden/>
    <w:unhideWhenUsed/>
    <w:rsid w:val="009407FD"/>
    <w:pPr>
      <w:numPr>
        <w:numId w:val="9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3">
    <w:name w:val="List Number 3"/>
    <w:basedOn w:val="Normal"/>
    <w:uiPriority w:val="99"/>
    <w:semiHidden/>
    <w:unhideWhenUsed/>
    <w:rsid w:val="009407FD"/>
    <w:pPr>
      <w:numPr>
        <w:numId w:val="10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4">
    <w:name w:val="List Number 4"/>
    <w:basedOn w:val="Normal"/>
    <w:uiPriority w:val="99"/>
    <w:semiHidden/>
    <w:unhideWhenUsed/>
    <w:rsid w:val="009407FD"/>
    <w:pPr>
      <w:numPr>
        <w:numId w:val="11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5">
    <w:name w:val="List Number 5"/>
    <w:basedOn w:val="Normal"/>
    <w:uiPriority w:val="99"/>
    <w:semiHidden/>
    <w:unhideWhenUsed/>
    <w:rsid w:val="009407FD"/>
    <w:pPr>
      <w:numPr>
        <w:numId w:val="12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MacroText">
    <w:name w:val="macro"/>
    <w:link w:val="MacroTextChar"/>
    <w:uiPriority w:val="99"/>
    <w:semiHidden/>
    <w:unhideWhenUsed/>
    <w:rsid w:val="009407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480" w:lineRule="auto"/>
    </w:pPr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407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407FD"/>
    <w:rPr>
      <w:rFonts w:asciiTheme="majorHAnsi" w:eastAsiaTheme="majorEastAsia" w:hAnsiTheme="majorHAnsi" w:cstheme="majorBidi"/>
      <w:kern w:val="24"/>
      <w:sz w:val="24"/>
      <w:szCs w:val="24"/>
      <w:shd w:val="pct20" w:color="auto" w:fill="auto"/>
      <w:lang w:eastAsia="ja-JP"/>
      <w14:ligatures w14:val="none"/>
    </w:rPr>
  </w:style>
  <w:style w:type="paragraph" w:styleId="NormalWeb">
    <w:name w:val="Normal (Web)"/>
    <w:basedOn w:val="Normal"/>
    <w:uiPriority w:val="99"/>
    <w:unhideWhenUsed/>
    <w:rsid w:val="009407FD"/>
    <w:pPr>
      <w:spacing w:line="480" w:lineRule="auto"/>
      <w:jc w:val="both"/>
    </w:pPr>
    <w:rPr>
      <w:rFonts w:eastAsiaTheme="minorEastAsia"/>
      <w:kern w:val="24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9407FD"/>
    <w:pPr>
      <w:spacing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407FD"/>
    <w:rPr>
      <w:rFonts w:ascii="Consolas" w:eastAsiaTheme="minorEastAsia" w:hAnsi="Consolas" w:cs="Consolas"/>
      <w:kern w:val="24"/>
      <w:szCs w:val="21"/>
      <w:lang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9407FD"/>
    <w:pPr>
      <w:spacing w:before="200" w:after="1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407FD"/>
    <w:pPr>
      <w:spacing w:line="480" w:lineRule="auto"/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9407FD"/>
    <w:pPr>
      <w:spacing w:before="120"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9407FD"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sid w:val="009407FD"/>
    <w:rPr>
      <w:vertAlign w:val="superscript"/>
    </w:rPr>
  </w:style>
  <w:style w:type="table" w:customStyle="1" w:styleId="APAReport">
    <w:name w:val="APA Report"/>
    <w:basedOn w:val="TableNormal"/>
    <w:uiPriority w:val="99"/>
    <w:rsid w:val="009407FD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rsid w:val="009407FD"/>
    <w:pPr>
      <w:spacing w:before="240"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table" w:styleId="PlainTable1">
    <w:name w:val="Plain Table 1"/>
    <w:basedOn w:val="TableNormal"/>
    <w:uiPriority w:val="41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unhideWhenUsed/>
    <w:qFormat/>
    <w:rsid w:val="009407FD"/>
    <w:rPr>
      <w:i/>
      <w:iCs/>
      <w:color w:val="0F1C32" w:themeColor="accent1" w:themeShade="40"/>
    </w:rPr>
  </w:style>
  <w:style w:type="character" w:styleId="IntenseReference">
    <w:name w:val="Intense Reference"/>
    <w:basedOn w:val="DefaultParagraphFont"/>
    <w:uiPriority w:val="32"/>
    <w:unhideWhenUsed/>
    <w:qFormat/>
    <w:rsid w:val="009407FD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7FD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407FD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9407FD"/>
    <w:pPr>
      <w:spacing w:line="480" w:lineRule="auto"/>
      <w:jc w:val="center"/>
    </w:pPr>
    <w:rPr>
      <w:rFonts w:asciiTheme="minorHAnsi" w:eastAsiaTheme="minorEastAsia" w:hAnsiTheme="minorHAnsi" w:cstheme="minorBidi"/>
      <w:kern w:val="24"/>
      <w:lang w:eastAsia="ja-JP"/>
    </w:rPr>
  </w:style>
  <w:style w:type="paragraph" w:customStyle="1" w:styleId="FirstParagraph">
    <w:name w:val="First Paragraph"/>
    <w:basedOn w:val="BodyText"/>
    <w:next w:val="BodyText"/>
    <w:qFormat/>
    <w:rsid w:val="009407FD"/>
    <w:pPr>
      <w:spacing w:before="180" w:after="240"/>
      <w:ind w:firstLine="680"/>
    </w:pPr>
    <w:rPr>
      <w:rFonts w:ascii="Times New Roman" w:eastAsiaTheme="minorHAnsi" w:hAnsi="Times New Roman"/>
      <w:kern w:val="0"/>
      <w:lang w:eastAsia="en-US"/>
    </w:rPr>
  </w:style>
  <w:style w:type="paragraph" w:customStyle="1" w:styleId="Compact">
    <w:name w:val="Compact"/>
    <w:basedOn w:val="BodyText"/>
    <w:qFormat/>
    <w:rsid w:val="009407FD"/>
    <w:pPr>
      <w:spacing w:before="36" w:after="36"/>
    </w:pPr>
    <w:rPr>
      <w:rFonts w:ascii="Times New Roman" w:eastAsiaTheme="minorHAnsi" w:hAnsi="Times New Roman"/>
      <w:kern w:val="0"/>
      <w:lang w:eastAsia="en-US"/>
    </w:rPr>
  </w:style>
  <w:style w:type="paragraph" w:styleId="Revision">
    <w:name w:val="Revision"/>
    <w:hidden/>
    <w:uiPriority w:val="99"/>
    <w:semiHidden/>
    <w:rsid w:val="009407FD"/>
    <w:pPr>
      <w:spacing w:after="0" w:line="240" w:lineRule="auto"/>
    </w:pPr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9407F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07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microsoft.com/office/2011/relationships/people" Target="people.xml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Weiss</dc:creator>
  <cp:keywords/>
  <dc:description/>
  <cp:lastModifiedBy>Robert S Chapman</cp:lastModifiedBy>
  <cp:revision>2</cp:revision>
  <dcterms:created xsi:type="dcterms:W3CDTF">2023-11-17T16:25:00Z</dcterms:created>
  <dcterms:modified xsi:type="dcterms:W3CDTF">2023-11-17T16:25:00Z</dcterms:modified>
</cp:coreProperties>
</file>