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DB0DB4" w14:textId="0C8224C0" w:rsidR="00DC0748" w:rsidRPr="00DC0748" w:rsidRDefault="00DC0748" w:rsidP="00885037">
      <w:pPr>
        <w:pStyle w:val="Caption"/>
        <w:spacing w:after="0"/>
        <w:jc w:val="center"/>
        <w:rPr>
          <w:ins w:id="0" w:author="Dave Weiss" w:date="2023-11-08T21:02:00Z"/>
          <w:rFonts w:ascii="Times New Roman" w:hAnsi="Times New Roman" w:cs="Times New Roman"/>
          <w:b/>
          <w:i w:val="0"/>
          <w:sz w:val="28"/>
          <w:szCs w:val="28"/>
          <w:rPrChange w:id="1" w:author="Dave Weiss" w:date="2023-11-08T21:04:00Z">
            <w:rPr>
              <w:ins w:id="2" w:author="Dave Weiss" w:date="2023-11-08T21:02:00Z"/>
              <w:b/>
              <w:i w:val="0"/>
            </w:rPr>
          </w:rPrChange>
        </w:rPr>
      </w:pPr>
      <w:ins w:id="3" w:author="Dave Weiss" w:date="2023-11-08T21:02:00Z">
        <w:r w:rsidRPr="00DC0748">
          <w:rPr>
            <w:rFonts w:ascii="Times New Roman" w:hAnsi="Times New Roman" w:cs="Times New Roman"/>
            <w:b/>
            <w:i w:val="0"/>
            <w:sz w:val="28"/>
            <w:szCs w:val="28"/>
            <w:rPrChange w:id="4" w:author="Dave Weiss" w:date="2023-11-08T21:04:00Z">
              <w:rPr>
                <w:b/>
                <w:i w:val="0"/>
              </w:rPr>
            </w:rPrChange>
          </w:rPr>
          <w:t>SUPPLEMENTARY MATERIAL</w:t>
        </w:r>
      </w:ins>
    </w:p>
    <w:p w14:paraId="55467EFA" w14:textId="77777777" w:rsidR="00DC0748" w:rsidRPr="00DC0748" w:rsidRDefault="00DC0748">
      <w:pPr>
        <w:rPr>
          <w:ins w:id="5" w:author="Dave Weiss" w:date="2023-11-08T21:02:00Z"/>
          <w:i/>
          <w:sz w:val="28"/>
          <w:szCs w:val="28"/>
          <w:rPrChange w:id="6" w:author="Dave Weiss" w:date="2023-11-08T21:04:00Z">
            <w:rPr>
              <w:ins w:id="7" w:author="Dave Weiss" w:date="2023-11-08T21:02:00Z"/>
              <w:b/>
              <w:i w:val="0"/>
            </w:rPr>
          </w:rPrChange>
        </w:rPr>
        <w:pPrChange w:id="8" w:author="Dave Weiss" w:date="2023-11-08T21:04:00Z">
          <w:pPr>
            <w:pStyle w:val="Caption"/>
            <w:spacing w:after="0"/>
            <w:jc w:val="center"/>
          </w:pPr>
        </w:pPrChange>
      </w:pPr>
    </w:p>
    <w:p w14:paraId="52188B96" w14:textId="26BF7FF0" w:rsidR="00DC0748" w:rsidRPr="00DC0748" w:rsidRDefault="00DC0748">
      <w:pPr>
        <w:jc w:val="center"/>
        <w:rPr>
          <w:ins w:id="9" w:author="Dave Weiss" w:date="2023-11-08T21:03:00Z"/>
          <w:b/>
          <w:sz w:val="28"/>
          <w:szCs w:val="28"/>
          <w:rPrChange w:id="10" w:author="Dave Weiss" w:date="2023-11-08T21:04:00Z">
            <w:rPr>
              <w:ins w:id="11" w:author="Dave Weiss" w:date="2023-11-08T21:03:00Z"/>
            </w:rPr>
          </w:rPrChange>
        </w:rPr>
        <w:pPrChange w:id="12" w:author="Dave Weiss" w:date="2023-11-08T21:03:00Z">
          <w:pPr>
            <w:pStyle w:val="Caption"/>
            <w:spacing w:after="0"/>
            <w:jc w:val="center"/>
          </w:pPr>
        </w:pPrChange>
      </w:pPr>
      <w:ins w:id="13" w:author="Dave Weiss" w:date="2023-11-08T21:04:00Z">
        <w:r>
          <w:rPr>
            <w:b/>
            <w:sz w:val="28"/>
            <w:szCs w:val="28"/>
            <w:lang w:eastAsia="ja-JP"/>
          </w:rPr>
          <w:t>t</w:t>
        </w:r>
      </w:ins>
      <w:ins w:id="14" w:author="Dave Weiss" w:date="2023-11-08T21:02:00Z">
        <w:r w:rsidRPr="00DC0748">
          <w:rPr>
            <w:b/>
            <w:sz w:val="28"/>
            <w:szCs w:val="28"/>
            <w:lang w:eastAsia="ja-JP"/>
            <w:rPrChange w:id="15" w:author="Dave Weiss" w:date="2023-11-08T21:04:00Z">
              <w:rPr>
                <w:i w:val="0"/>
                <w:iCs w:val="0"/>
              </w:rPr>
            </w:rPrChange>
          </w:rPr>
          <w:t xml:space="preserve">o </w:t>
        </w:r>
      </w:ins>
      <w:ins w:id="16" w:author="Dave Weiss" w:date="2023-11-08T21:53:00Z">
        <w:r w:rsidR="009D0038">
          <w:rPr>
            <w:b/>
            <w:sz w:val="28"/>
            <w:szCs w:val="28"/>
            <w:lang w:eastAsia="ja-JP"/>
          </w:rPr>
          <w:t>a</w:t>
        </w:r>
      </w:ins>
      <w:ins w:id="17" w:author="Dave Weiss" w:date="2023-11-08T21:02:00Z">
        <w:r w:rsidRPr="00DC0748">
          <w:rPr>
            <w:b/>
            <w:sz w:val="28"/>
            <w:szCs w:val="28"/>
            <w:lang w:eastAsia="ja-JP"/>
            <w:rPrChange w:id="18" w:author="Dave Weiss" w:date="2023-11-08T21:04:00Z">
              <w:rPr>
                <w:i w:val="0"/>
                <w:iCs w:val="0"/>
              </w:rPr>
            </w:rPrChange>
          </w:rPr>
          <w:t>ccompany</w:t>
        </w:r>
      </w:ins>
    </w:p>
    <w:p w14:paraId="30B0E5AE" w14:textId="77777777" w:rsidR="00DC0748" w:rsidRDefault="00DC0748">
      <w:pPr>
        <w:jc w:val="center"/>
        <w:rPr>
          <w:ins w:id="19" w:author="Dave Weiss" w:date="2023-11-08T21:03:00Z"/>
        </w:rPr>
        <w:pPrChange w:id="20" w:author="Dave Weiss" w:date="2023-11-08T21:03:00Z">
          <w:pPr>
            <w:pStyle w:val="Caption"/>
            <w:spacing w:after="0"/>
            <w:jc w:val="center"/>
          </w:pPr>
        </w:pPrChange>
      </w:pPr>
    </w:p>
    <w:p w14:paraId="05B1B28A" w14:textId="77777777" w:rsidR="00DC0748" w:rsidRPr="00DC0748" w:rsidRDefault="00DC0748">
      <w:pPr>
        <w:jc w:val="center"/>
        <w:rPr>
          <w:ins w:id="21" w:author="Dave Weiss" w:date="2023-11-08T21:03:00Z"/>
          <w:b/>
          <w:sz w:val="32"/>
          <w:szCs w:val="32"/>
          <w:rPrChange w:id="22" w:author="Dave Weiss" w:date="2023-11-08T21:04:00Z">
            <w:rPr>
              <w:ins w:id="23" w:author="Dave Weiss" w:date="2023-11-08T21:03:00Z"/>
              <w:b/>
              <w:sz w:val="28"/>
              <w:szCs w:val="28"/>
            </w:rPr>
          </w:rPrChange>
        </w:rPr>
        <w:pPrChange w:id="24" w:author="Dave Weiss" w:date="2023-11-08T21:03:00Z">
          <w:pPr>
            <w:pStyle w:val="Caption"/>
            <w:spacing w:after="0"/>
            <w:jc w:val="center"/>
          </w:pPr>
        </w:pPrChange>
      </w:pPr>
      <w:ins w:id="25" w:author="Dave Weiss" w:date="2023-11-08T21:03:00Z">
        <w:r w:rsidRPr="00DC0748">
          <w:rPr>
            <w:b/>
            <w:sz w:val="32"/>
            <w:szCs w:val="32"/>
            <w:rPrChange w:id="26" w:author="Dave Weiss" w:date="2023-11-08T21:04:00Z">
              <w:rPr>
                <w:b/>
                <w:i w:val="0"/>
                <w:iCs w:val="0"/>
                <w:sz w:val="28"/>
                <w:szCs w:val="28"/>
              </w:rPr>
            </w:rPrChange>
          </w:rPr>
          <w:t>Effect of Routing Errors on the Psychometric Properties of Multistage Tests</w:t>
        </w:r>
      </w:ins>
    </w:p>
    <w:p w14:paraId="6214CBC8" w14:textId="77777777" w:rsidR="00DC0748" w:rsidRPr="00DC0748" w:rsidRDefault="00DC0748">
      <w:pPr>
        <w:jc w:val="center"/>
        <w:rPr>
          <w:ins w:id="27" w:author="Dave Weiss" w:date="2023-11-08T21:03:00Z"/>
          <w:b/>
          <w:sz w:val="32"/>
          <w:szCs w:val="32"/>
          <w:rPrChange w:id="28" w:author="Dave Weiss" w:date="2023-11-08T21:04:00Z">
            <w:rPr>
              <w:ins w:id="29" w:author="Dave Weiss" w:date="2023-11-08T21:03:00Z"/>
              <w:b/>
              <w:sz w:val="28"/>
              <w:szCs w:val="28"/>
            </w:rPr>
          </w:rPrChange>
        </w:rPr>
        <w:pPrChange w:id="30" w:author="Dave Weiss" w:date="2023-11-08T21:03:00Z">
          <w:pPr>
            <w:pStyle w:val="Caption"/>
            <w:spacing w:after="0"/>
            <w:jc w:val="center"/>
          </w:pPr>
        </w:pPrChange>
      </w:pPr>
    </w:p>
    <w:p w14:paraId="52DA9FA8" w14:textId="75B98214" w:rsidR="00DC0748" w:rsidRPr="00DC0748" w:rsidRDefault="00DC0748">
      <w:pPr>
        <w:jc w:val="center"/>
        <w:rPr>
          <w:ins w:id="31" w:author="Dave Weiss" w:date="2023-11-08T21:03:00Z"/>
          <w:b/>
          <w:sz w:val="32"/>
          <w:szCs w:val="32"/>
          <w:rPrChange w:id="32" w:author="Dave Weiss" w:date="2023-11-08T21:04:00Z">
            <w:rPr>
              <w:ins w:id="33" w:author="Dave Weiss" w:date="2023-11-08T21:03:00Z"/>
              <w:b/>
              <w:sz w:val="28"/>
              <w:szCs w:val="28"/>
            </w:rPr>
          </w:rPrChange>
        </w:rPr>
        <w:pPrChange w:id="34" w:author="Dave Weiss" w:date="2023-11-08T21:03:00Z">
          <w:pPr>
            <w:pStyle w:val="Caption"/>
            <w:spacing w:after="0"/>
            <w:jc w:val="center"/>
          </w:pPr>
        </w:pPrChange>
      </w:pPr>
      <w:ins w:id="35" w:author="Dave Weiss" w:date="2023-11-08T21:05:00Z">
        <w:r>
          <w:rPr>
            <w:b/>
            <w:sz w:val="32"/>
            <w:szCs w:val="32"/>
          </w:rPr>
          <w:t>b</w:t>
        </w:r>
      </w:ins>
      <w:ins w:id="36" w:author="Dave Weiss" w:date="2023-11-08T21:03:00Z">
        <w:r w:rsidRPr="00DC0748">
          <w:rPr>
            <w:b/>
            <w:sz w:val="32"/>
            <w:szCs w:val="32"/>
            <w:rPrChange w:id="37" w:author="Dave Weiss" w:date="2023-11-08T21:04:00Z">
              <w:rPr>
                <w:b/>
                <w:i w:val="0"/>
                <w:iCs w:val="0"/>
                <w:sz w:val="28"/>
                <w:szCs w:val="28"/>
              </w:rPr>
            </w:rPrChange>
          </w:rPr>
          <w:t>y</w:t>
        </w:r>
      </w:ins>
    </w:p>
    <w:p w14:paraId="7627CFB0" w14:textId="77777777" w:rsidR="00DC0748" w:rsidRDefault="00DC0748">
      <w:pPr>
        <w:jc w:val="center"/>
        <w:rPr>
          <w:ins w:id="38" w:author="Dave Weiss" w:date="2023-11-08T21:06:00Z"/>
          <w:b/>
          <w:sz w:val="32"/>
          <w:szCs w:val="32"/>
        </w:rPr>
        <w:pPrChange w:id="39" w:author="Dave Weiss" w:date="2023-11-08T21:03:00Z">
          <w:pPr>
            <w:pStyle w:val="Caption"/>
            <w:spacing w:after="0"/>
            <w:jc w:val="center"/>
          </w:pPr>
        </w:pPrChange>
      </w:pPr>
      <w:ins w:id="40" w:author="Dave Weiss" w:date="2023-11-08T21:03:00Z">
        <w:r w:rsidRPr="00DC0748">
          <w:rPr>
            <w:b/>
            <w:sz w:val="32"/>
            <w:szCs w:val="32"/>
            <w:rPrChange w:id="41" w:author="Dave Weiss" w:date="2023-11-08T21:04:00Z">
              <w:rPr>
                <w:b/>
                <w:i w:val="0"/>
                <w:iCs w:val="0"/>
                <w:sz w:val="28"/>
                <w:szCs w:val="28"/>
              </w:rPr>
            </w:rPrChange>
          </w:rPr>
          <w:br/>
          <w:t xml:space="preserve">Robert Chapman, David J. Weiss, and King </w:t>
        </w:r>
        <w:proofErr w:type="spellStart"/>
        <w:r w:rsidRPr="00DC0748">
          <w:rPr>
            <w:b/>
            <w:sz w:val="32"/>
            <w:szCs w:val="32"/>
            <w:rPrChange w:id="42" w:author="Dave Weiss" w:date="2023-11-08T21:04:00Z">
              <w:rPr>
                <w:b/>
                <w:i w:val="0"/>
                <w:iCs w:val="0"/>
                <w:sz w:val="28"/>
                <w:szCs w:val="28"/>
              </w:rPr>
            </w:rPrChange>
          </w:rPr>
          <w:t>Yiu</w:t>
        </w:r>
        <w:proofErr w:type="spellEnd"/>
        <w:r w:rsidRPr="00DC0748">
          <w:rPr>
            <w:b/>
            <w:sz w:val="32"/>
            <w:szCs w:val="32"/>
            <w:rPrChange w:id="43" w:author="Dave Weiss" w:date="2023-11-08T21:04:00Z">
              <w:rPr>
                <w:b/>
                <w:i w:val="0"/>
                <w:iCs w:val="0"/>
                <w:sz w:val="28"/>
                <w:szCs w:val="28"/>
              </w:rPr>
            </w:rPrChange>
          </w:rPr>
          <w:t xml:space="preserve"> Suen</w:t>
        </w:r>
      </w:ins>
    </w:p>
    <w:p w14:paraId="135FCD0B" w14:textId="77777777" w:rsidR="00DC0748" w:rsidRDefault="00DC0748">
      <w:pPr>
        <w:jc w:val="center"/>
        <w:rPr>
          <w:ins w:id="44" w:author="Dave Weiss" w:date="2023-11-08T21:05:00Z"/>
          <w:b/>
          <w:sz w:val="32"/>
          <w:szCs w:val="32"/>
        </w:rPr>
        <w:pPrChange w:id="45" w:author="Dave Weiss" w:date="2023-11-08T21:03:00Z">
          <w:pPr>
            <w:pStyle w:val="Caption"/>
            <w:spacing w:after="0"/>
            <w:jc w:val="center"/>
          </w:pPr>
        </w:pPrChange>
      </w:pPr>
    </w:p>
    <w:p w14:paraId="03C0B802" w14:textId="77777777" w:rsidR="00DC0748" w:rsidRDefault="00DC0748">
      <w:pPr>
        <w:jc w:val="center"/>
        <w:rPr>
          <w:ins w:id="46" w:author="Dave Weiss" w:date="2023-11-08T21:06:00Z"/>
          <w:lang w:eastAsia="ja-JP"/>
        </w:rPr>
        <w:pPrChange w:id="47" w:author="Dave Weiss" w:date="2023-11-08T21:06:00Z">
          <w:pPr/>
        </w:pPrChange>
      </w:pPr>
      <w:ins w:id="48" w:author="Dave Weiss" w:date="2023-11-08T21:06:00Z">
        <w:r>
          <w:rPr>
            <w:b/>
            <w:sz w:val="28"/>
            <w:szCs w:val="28"/>
          </w:rPr>
          <w:t>University of Minnesota</w:t>
        </w:r>
      </w:ins>
    </w:p>
    <w:p w14:paraId="67702362" w14:textId="77777777" w:rsidR="00DC0748" w:rsidRPr="00DC0748" w:rsidRDefault="00DC0748">
      <w:pPr>
        <w:rPr>
          <w:ins w:id="49" w:author="Dave Weiss" w:date="2023-11-08T21:05:00Z"/>
          <w:b/>
          <w:sz w:val="32"/>
          <w:szCs w:val="32"/>
        </w:rPr>
        <w:pPrChange w:id="50" w:author="Dave Weiss" w:date="2023-11-08T21:07:00Z">
          <w:pPr>
            <w:pStyle w:val="Caption"/>
            <w:spacing w:after="0"/>
            <w:jc w:val="center"/>
          </w:pPr>
        </w:pPrChange>
      </w:pPr>
    </w:p>
    <w:p w14:paraId="0D680254" w14:textId="77777777" w:rsidR="00DC0748" w:rsidRDefault="00DC0748" w:rsidP="00DC0748">
      <w:pPr>
        <w:jc w:val="center"/>
        <w:rPr>
          <w:ins w:id="51" w:author="Dave Weiss" w:date="2023-11-08T21:06:00Z"/>
          <w:sz w:val="32"/>
          <w:szCs w:val="32"/>
          <w:lang w:eastAsia="ja-JP"/>
        </w:rPr>
      </w:pPr>
      <w:ins w:id="52" w:author="Dave Weiss" w:date="2023-11-08T21:03:00Z">
        <w:r w:rsidRPr="00DC0748">
          <w:rPr>
            <w:b/>
            <w:sz w:val="32"/>
            <w:szCs w:val="32"/>
            <w:rPrChange w:id="53" w:author="Dave Weiss" w:date="2023-11-08T21:04:00Z">
              <w:rPr>
                <w:b/>
                <w:sz w:val="28"/>
                <w:szCs w:val="28"/>
              </w:rPr>
            </w:rPrChange>
          </w:rPr>
          <w:br/>
        </w:r>
      </w:ins>
      <w:ins w:id="54" w:author="Dave Weiss" w:date="2023-11-08T21:06:00Z">
        <w:r>
          <w:rPr>
            <w:sz w:val="32"/>
            <w:szCs w:val="32"/>
            <w:lang w:eastAsia="ja-JP"/>
          </w:rPr>
          <w:br w:type="page"/>
        </w:r>
      </w:ins>
    </w:p>
    <w:p w14:paraId="46C01359" w14:textId="5D4A3ADA" w:rsidR="00DC0748" w:rsidRDefault="00DC0748" w:rsidP="00DC0748">
      <w:pPr>
        <w:rPr>
          <w:ins w:id="55" w:author="Dave Weiss" w:date="2023-11-08T21:03:00Z"/>
          <w:lang w:eastAsia="ja-JP"/>
        </w:rPr>
      </w:pPr>
    </w:p>
    <w:p w14:paraId="6BA96437" w14:textId="77777777" w:rsidR="00DC0748" w:rsidRDefault="00DC0748" w:rsidP="00885037">
      <w:pPr>
        <w:pStyle w:val="Caption"/>
        <w:spacing w:after="0"/>
        <w:jc w:val="center"/>
        <w:rPr>
          <w:ins w:id="56" w:author="Dave Weiss" w:date="2023-11-08T21:02:00Z"/>
          <w:b/>
          <w:i w:val="0"/>
        </w:rPr>
      </w:pPr>
    </w:p>
    <w:p w14:paraId="7C63DFC4" w14:textId="7D081789" w:rsidR="00885037" w:rsidRPr="009D0038" w:rsidRDefault="00885037" w:rsidP="00885037">
      <w:pPr>
        <w:pStyle w:val="Caption"/>
        <w:spacing w:after="0"/>
        <w:jc w:val="center"/>
        <w:rPr>
          <w:rFonts w:ascii="Times New Roman" w:hAnsi="Times New Roman" w:cs="Times New Roman"/>
          <w:b/>
          <w:i w:val="0"/>
          <w:rPrChange w:id="57" w:author="Dave Weiss" w:date="2023-11-08T21:54:00Z">
            <w:rPr>
              <w:b/>
              <w:i w:val="0"/>
            </w:rPr>
          </w:rPrChange>
        </w:rPr>
      </w:pPr>
      <w:r w:rsidRPr="009D0038">
        <w:rPr>
          <w:rFonts w:ascii="Times New Roman" w:hAnsi="Times New Roman" w:cs="Times New Roman"/>
          <w:b/>
          <w:i w:val="0"/>
          <w:rPrChange w:id="58" w:author="Dave Weiss" w:date="2023-11-08T21:54:00Z">
            <w:rPr>
              <w:b/>
              <w:i w:val="0"/>
            </w:rPr>
          </w:rPrChange>
        </w:rPr>
        <w:t xml:space="preserve">Figure </w:t>
      </w:r>
      <w:r w:rsidR="00680E12" w:rsidRPr="009D0038">
        <w:rPr>
          <w:rFonts w:ascii="Times New Roman" w:hAnsi="Times New Roman" w:cs="Times New Roman"/>
          <w:b/>
          <w:i w:val="0"/>
          <w:rPrChange w:id="59" w:author="Dave Weiss" w:date="2023-11-08T21:54:00Z">
            <w:rPr>
              <w:b/>
              <w:i w:val="0"/>
            </w:rPr>
          </w:rPrChange>
        </w:rPr>
        <w:t>S-1</w:t>
      </w:r>
      <w:r w:rsidRPr="009D0038">
        <w:rPr>
          <w:rFonts w:ascii="Times New Roman" w:hAnsi="Times New Roman" w:cs="Times New Roman"/>
          <w:b/>
          <w:i w:val="0"/>
          <w:rPrChange w:id="60" w:author="Dave Weiss" w:date="2023-11-08T21:54:00Z">
            <w:rPr>
              <w:b/>
              <w:i w:val="0"/>
            </w:rPr>
          </w:rPrChange>
        </w:rPr>
        <w:t>.</w:t>
      </w:r>
      <w:r w:rsidRPr="009D0038">
        <w:rPr>
          <w:rFonts w:ascii="Times New Roman" w:hAnsi="Times New Roman" w:cs="Times New Roman"/>
          <w:b/>
          <w:rPrChange w:id="61" w:author="Dave Weiss" w:date="2023-11-08T21:54:00Z">
            <w:rPr>
              <w:b/>
            </w:rPr>
          </w:rPrChange>
        </w:rPr>
        <w:t xml:space="preserve"> </w:t>
      </w:r>
      <w:r w:rsidRPr="009D0038">
        <w:rPr>
          <w:rFonts w:ascii="Times New Roman" w:hAnsi="Times New Roman" w:cs="Times New Roman"/>
          <w:b/>
          <w:i w:val="0"/>
          <w:rPrChange w:id="62" w:author="Dave Weiss" w:date="2023-11-08T21:54:00Z">
            <w:rPr>
              <w:b/>
              <w:i w:val="0"/>
            </w:rPr>
          </w:rPrChange>
        </w:rPr>
        <w:t xml:space="preserve">Module information functions for 1-3-3 and 1-3-4 MST designs by assembly method, </w:t>
      </w:r>
      <w:ins w:id="63" w:author="Dave Weiss [2]" w:date="2023-11-07T14:43:00Z">
        <w:r w:rsidRPr="009D0038">
          <w:rPr>
            <w:rFonts w:ascii="Times New Roman" w:hAnsi="Times New Roman" w:cs="Times New Roman"/>
            <w:b/>
            <w:i w:val="0"/>
            <w:rPrChange w:id="64" w:author="Dave Weiss" w:date="2023-11-08T21:54:00Z">
              <w:rPr>
                <w:b/>
                <w:i w:val="0"/>
              </w:rPr>
            </w:rPrChange>
          </w:rPr>
          <w:br/>
        </w:r>
      </w:ins>
      <w:r w:rsidRPr="009D0038">
        <w:rPr>
          <w:rFonts w:ascii="Times New Roman" w:hAnsi="Times New Roman" w:cs="Times New Roman"/>
          <w:b/>
          <w:i w:val="0"/>
          <w:rPrChange w:id="65" w:author="Dave Weiss" w:date="2023-11-08T21:54:00Z">
            <w:rPr>
              <w:b/>
              <w:i w:val="0"/>
            </w:rPr>
          </w:rPrChange>
        </w:rPr>
        <w:t>with equal number of items per stage, averaged across five panels</w:t>
      </w:r>
    </w:p>
    <w:p w14:paraId="1E8C6F85" w14:textId="77777777" w:rsidR="00885037" w:rsidRPr="009D0038" w:rsidRDefault="00885037" w:rsidP="00885037"/>
    <w:p w14:paraId="0C9F0AF9" w14:textId="77777777" w:rsidR="00885037" w:rsidRPr="009D0038" w:rsidRDefault="00885037" w:rsidP="00885037">
      <w:pPr>
        <w:pStyle w:val="ListParagraph"/>
        <w:numPr>
          <w:ilvl w:val="0"/>
          <w:numId w:val="1"/>
        </w:numPr>
        <w:jc w:val="center"/>
        <w:rPr>
          <w:rFonts w:ascii="Times New Roman" w:hAnsi="Times New Roman" w:cs="Times New Roman"/>
          <w:b/>
          <w:rPrChange w:id="66" w:author="Dave Weiss" w:date="2023-11-08T21:54:00Z">
            <w:rPr>
              <w:b/>
            </w:rPr>
          </w:rPrChange>
        </w:rPr>
      </w:pPr>
      <w:r w:rsidRPr="009D0038">
        <w:rPr>
          <w:rFonts w:ascii="Times New Roman" w:hAnsi="Times New Roman" w:cs="Times New Roman"/>
          <w:b/>
          <w:rPrChange w:id="67" w:author="Dave Weiss" w:date="2023-11-08T21:54:00Z">
            <w:rPr>
              <w:b/>
            </w:rPr>
          </w:rPrChange>
        </w:rPr>
        <w:t>1-3-3 MST</w:t>
      </w:r>
    </w:p>
    <w:p w14:paraId="4C74BB23" w14:textId="77777777" w:rsidR="00885037" w:rsidRDefault="00885037" w:rsidP="00885037">
      <w:pPr>
        <w:jc w:val="center"/>
        <w:rPr>
          <w:b/>
        </w:rPr>
      </w:pPr>
      <w:r>
        <w:rPr>
          <w:noProof/>
        </w:rPr>
        <w:lastRenderedPageBreak/>
        <w:drawing>
          <wp:inline distT="0" distB="0" distL="0" distR="0" wp14:anchorId="4FB30DCA" wp14:editId="2324D860">
            <wp:extent cx="7086601" cy="4724400"/>
            <wp:effectExtent l="0" t="0" r="0" b="0"/>
            <wp:docPr id="2108074523" name="Picture 1" descr="A group of graphs with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074523" name="Picture 1" descr="A group of graphs with lines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39214" cy="4826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C0EE6" w14:textId="77777777" w:rsidR="00885037" w:rsidRDefault="00885037" w:rsidP="00885037">
      <w:pPr>
        <w:rPr>
          <w:b/>
        </w:rPr>
      </w:pPr>
    </w:p>
    <w:p w14:paraId="5C145795" w14:textId="77777777" w:rsidR="00885037" w:rsidRPr="009D0038" w:rsidRDefault="00885037" w:rsidP="00885037">
      <w:pPr>
        <w:pStyle w:val="ListParagraph"/>
        <w:numPr>
          <w:ilvl w:val="0"/>
          <w:numId w:val="1"/>
        </w:numPr>
        <w:jc w:val="center"/>
        <w:rPr>
          <w:rFonts w:ascii="Times New Roman" w:hAnsi="Times New Roman" w:cs="Times New Roman"/>
          <w:b/>
          <w:rPrChange w:id="68" w:author="Dave Weiss" w:date="2023-11-08T21:54:00Z">
            <w:rPr>
              <w:b/>
            </w:rPr>
          </w:rPrChange>
        </w:rPr>
      </w:pPr>
      <w:r w:rsidRPr="009D0038">
        <w:rPr>
          <w:rFonts w:ascii="Times New Roman" w:hAnsi="Times New Roman" w:cs="Times New Roman"/>
          <w:b/>
          <w:rPrChange w:id="69" w:author="Dave Weiss" w:date="2023-11-08T21:54:00Z">
            <w:rPr>
              <w:b/>
            </w:rPr>
          </w:rPrChange>
        </w:rPr>
        <w:t>1-3-4 MST</w:t>
      </w:r>
    </w:p>
    <w:p w14:paraId="1370DAA7" w14:textId="77777777" w:rsidR="00885037" w:rsidRDefault="00885037" w:rsidP="00885037">
      <w:pPr>
        <w:jc w:val="center"/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578D941E" wp14:editId="6D783A68">
            <wp:extent cx="7091172" cy="4727448"/>
            <wp:effectExtent l="0" t="0" r="0" b="0"/>
            <wp:docPr id="1647332098" name="Picture 2" descr="A group of graphs showing different sizes of lin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332098" name="Picture 2" descr="A group of graphs showing different sizes of lines&#10;&#10;Description automatically generated with medium confidenc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91172" cy="4727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1053E" w14:textId="77777777" w:rsidR="00885037" w:rsidRDefault="00885037" w:rsidP="00885037">
      <w:pPr>
        <w:jc w:val="center"/>
        <w:rPr>
          <w:b/>
        </w:rPr>
        <w:sectPr w:rsidR="00885037" w:rsidSect="00DC0748">
          <w:footnotePr>
            <w:pos w:val="beneathText"/>
          </w:footnotePr>
          <w:pgSz w:w="15840" w:h="12240" w:orient="landscape"/>
          <w:pgMar w:top="1440" w:right="1440" w:bottom="1440" w:left="1440" w:header="720" w:footer="720" w:gutter="0"/>
          <w:cols w:space="720"/>
          <w:titlePg/>
          <w:docGrid w:linePitch="360"/>
        </w:sectPr>
      </w:pPr>
    </w:p>
    <w:p w14:paraId="77343A75" w14:textId="5152FB9C" w:rsidR="00E3206F" w:rsidRPr="009D0038" w:rsidRDefault="00E3206F" w:rsidP="00E3206F">
      <w:pPr>
        <w:pStyle w:val="Caption"/>
        <w:jc w:val="center"/>
        <w:rPr>
          <w:rFonts w:ascii="Times New Roman" w:hAnsi="Times New Roman" w:cs="Times New Roman"/>
          <w:b/>
          <w:i w:val="0"/>
          <w:rPrChange w:id="70" w:author="Dave Weiss" w:date="2023-11-08T21:54:00Z">
            <w:rPr>
              <w:b/>
              <w:i w:val="0"/>
            </w:rPr>
          </w:rPrChange>
        </w:rPr>
      </w:pPr>
      <w:r w:rsidRPr="009D0038">
        <w:rPr>
          <w:rFonts w:ascii="Times New Roman" w:hAnsi="Times New Roman" w:cs="Times New Roman"/>
          <w:b/>
          <w:rPrChange w:id="71" w:author="Dave Weiss" w:date="2023-11-08T21:54:00Z">
            <w:rPr>
              <w:b/>
            </w:rPr>
          </w:rPrChange>
        </w:rPr>
        <w:lastRenderedPageBreak/>
        <w:t xml:space="preserve">Figure </w:t>
      </w:r>
      <w:r w:rsidR="00A964F3" w:rsidRPr="009D0038">
        <w:rPr>
          <w:rFonts w:ascii="Times New Roman" w:hAnsi="Times New Roman" w:cs="Times New Roman"/>
          <w:b/>
          <w:rPrChange w:id="72" w:author="Dave Weiss" w:date="2023-11-08T21:54:00Z">
            <w:rPr>
              <w:b/>
            </w:rPr>
          </w:rPrChange>
        </w:rPr>
        <w:t>S-2</w:t>
      </w:r>
      <w:r w:rsidRPr="009D0038">
        <w:rPr>
          <w:rFonts w:ascii="Times New Roman" w:hAnsi="Times New Roman" w:cs="Times New Roman"/>
          <w:b/>
          <w:rPrChange w:id="73" w:author="Dave Weiss" w:date="2023-11-08T21:54:00Z">
            <w:rPr>
              <w:b/>
            </w:rPr>
          </w:rPrChange>
        </w:rPr>
        <w:t xml:space="preserve">. </w:t>
      </w:r>
      <w:r w:rsidRPr="009D0038">
        <w:rPr>
          <w:rFonts w:ascii="Times New Roman" w:hAnsi="Times New Roman" w:cs="Times New Roman"/>
          <w:b/>
          <w:i w:val="0"/>
          <w:rPrChange w:id="74" w:author="Dave Weiss" w:date="2023-11-08T21:54:00Z">
            <w:rPr>
              <w:b/>
              <w:i w:val="0"/>
            </w:rPr>
          </w:rPrChange>
        </w:rPr>
        <w:t>Mean</w:t>
      </w:r>
      <w:r w:rsidRPr="009D0038">
        <w:rPr>
          <w:rFonts w:ascii="Times New Roman" w:hAnsi="Times New Roman" w:cs="Times New Roman"/>
          <w:b/>
          <w:rPrChange w:id="75" w:author="Dave Weiss" w:date="2023-11-08T21:54:00Z">
            <w:rPr>
              <w:b/>
            </w:rPr>
          </w:rPrChange>
        </w:rPr>
        <w:t xml:space="preserve"> </w:t>
      </w:r>
      <w:r w:rsidRPr="009D0038">
        <w:rPr>
          <w:rFonts w:ascii="Times New Roman" w:hAnsi="Times New Roman" w:cs="Times New Roman"/>
          <w:b/>
          <w:i w:val="0"/>
          <w:rPrChange w:id="76" w:author="Dave Weiss" w:date="2023-11-08T21:54:00Z">
            <w:rPr>
              <w:b/>
              <w:i w:val="0"/>
            </w:rPr>
          </w:rPrChange>
        </w:rPr>
        <w:t xml:space="preserve">conditional percentage of </w:t>
      </w:r>
      <w:proofErr w:type="spellStart"/>
      <w:r w:rsidRPr="009D0038">
        <w:rPr>
          <w:rFonts w:ascii="Times New Roman" w:hAnsi="Times New Roman" w:cs="Times New Roman"/>
          <w:b/>
          <w:i w:val="0"/>
          <w:rPrChange w:id="77" w:author="Dave Weiss" w:date="2023-11-08T21:54:00Z">
            <w:rPr>
              <w:b/>
              <w:i w:val="0"/>
            </w:rPr>
          </w:rPrChange>
        </w:rPr>
        <w:t>simulees</w:t>
      </w:r>
      <w:proofErr w:type="spellEnd"/>
      <w:r w:rsidRPr="009D0038">
        <w:rPr>
          <w:rFonts w:ascii="Times New Roman" w:hAnsi="Times New Roman" w:cs="Times New Roman"/>
          <w:b/>
          <w:i w:val="0"/>
          <w:rPrChange w:id="78" w:author="Dave Weiss" w:date="2023-11-08T21:54:00Z">
            <w:rPr>
              <w:b/>
              <w:i w:val="0"/>
            </w:rPr>
          </w:rPrChange>
        </w:rPr>
        <w:t xml:space="preserve"> with routing </w:t>
      </w:r>
      <w:commentRangeStart w:id="79"/>
      <w:r w:rsidRPr="009D0038">
        <w:rPr>
          <w:rFonts w:ascii="Times New Roman" w:hAnsi="Times New Roman" w:cs="Times New Roman"/>
          <w:b/>
          <w:i w:val="0"/>
          <w:rPrChange w:id="80" w:author="Dave Weiss" w:date="2023-11-08T21:54:00Z">
            <w:rPr>
              <w:b/>
              <w:i w:val="0"/>
            </w:rPr>
          </w:rPrChange>
        </w:rPr>
        <w:t>errors</w:t>
      </w:r>
      <w:commentRangeEnd w:id="79"/>
      <w:r w:rsidRPr="009D0038">
        <w:rPr>
          <w:rStyle w:val="CommentReference"/>
          <w:rFonts w:ascii="Times New Roman" w:hAnsi="Times New Roman" w:cs="Times New Roman"/>
          <w:i w:val="0"/>
          <w:iCs w:val="0"/>
          <w:color w:val="auto"/>
          <w:rPrChange w:id="81" w:author="Dave Weiss" w:date="2023-11-08T21:54:00Z">
            <w:rPr>
              <w:rStyle w:val="CommentReference"/>
              <w:i w:val="0"/>
              <w:iCs w:val="0"/>
              <w:color w:val="auto"/>
            </w:rPr>
          </w:rPrChange>
        </w:rPr>
        <w:commentReference w:id="79"/>
      </w:r>
    </w:p>
    <w:p w14:paraId="29B38953" w14:textId="77777777" w:rsidR="00E3206F" w:rsidRPr="009D0038" w:rsidRDefault="00E3206F" w:rsidP="00E3206F">
      <w:pPr>
        <w:rPr>
          <w:b/>
          <w:bCs/>
        </w:rPr>
      </w:pPr>
    </w:p>
    <w:p w14:paraId="67A80181" w14:textId="02E4675A" w:rsidR="00E3206F" w:rsidRPr="009D0038" w:rsidRDefault="00E3206F" w:rsidP="00E3206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rPrChange w:id="82" w:author="Dave Weiss" w:date="2023-11-08T21:54:00Z">
            <w:rPr>
              <w:b/>
              <w:bCs/>
            </w:rPr>
          </w:rPrChange>
        </w:rPr>
      </w:pPr>
      <w:r w:rsidRPr="009D0038">
        <w:rPr>
          <w:rFonts w:ascii="Times New Roman" w:hAnsi="Times New Roman" w:cs="Times New Roman"/>
          <w:b/>
          <w:bCs/>
          <w:rPrChange w:id="83" w:author="Dave Weiss" w:date="2023-11-08T21:54:00Z">
            <w:rPr>
              <w:b/>
              <w:bCs/>
            </w:rPr>
          </w:rPrChange>
        </w:rPr>
        <w:t>Maximum Information-</w:t>
      </w:r>
      <w:del w:id="84" w:author="Dave Weiss" w:date="2023-11-08T22:01:00Z">
        <w:r w:rsidRPr="009D0038" w:rsidDel="009D0038">
          <w:rPr>
            <w:rFonts w:ascii="Times New Roman" w:hAnsi="Times New Roman" w:cs="Times New Roman"/>
            <w:b/>
            <w:bCs/>
            <w:rPrChange w:id="85" w:author="Dave Weiss" w:date="2023-11-08T21:54:00Z">
              <w:rPr>
                <w:b/>
                <w:bCs/>
              </w:rPr>
            </w:rPrChange>
          </w:rPr>
          <w:delText>based</w:delText>
        </w:r>
      </w:del>
      <w:ins w:id="86" w:author="Dave Weiss" w:date="2023-11-08T22:01:00Z">
        <w:r w:rsidR="009D0038">
          <w:rPr>
            <w:rFonts w:ascii="Times New Roman" w:hAnsi="Times New Roman" w:cs="Times New Roman"/>
            <w:b/>
            <w:bCs/>
          </w:rPr>
          <w:t>Based</w:t>
        </w:r>
      </w:ins>
      <w:r w:rsidRPr="009D0038">
        <w:rPr>
          <w:rFonts w:ascii="Times New Roman" w:hAnsi="Times New Roman" w:cs="Times New Roman"/>
          <w:b/>
          <w:bCs/>
          <w:rPrChange w:id="87" w:author="Dave Weiss" w:date="2023-11-08T21:54:00Z">
            <w:rPr>
              <w:b/>
              <w:bCs/>
            </w:rPr>
          </w:rPrChange>
        </w:rPr>
        <w:t xml:space="preserve"> Routing, 1-3-3 Design</w:t>
      </w:r>
    </w:p>
    <w:p w14:paraId="334E8F3A" w14:textId="77777777" w:rsidR="00E3206F" w:rsidRDefault="00E3206F" w:rsidP="00E3206F">
      <w:pPr>
        <w:pStyle w:val="ListParagraph"/>
        <w:ind w:left="1080"/>
        <w:rPr>
          <w:b/>
          <w:bCs/>
        </w:rPr>
      </w:pPr>
      <w:r>
        <w:rPr>
          <w:b/>
          <w:bCs/>
          <w:noProof/>
          <w:lang w:eastAsia="en-US"/>
        </w:rPr>
        <w:drawing>
          <wp:inline distT="0" distB="0" distL="0" distR="0" wp14:anchorId="2BB5443E" wp14:editId="19DD0D8E">
            <wp:extent cx="6084652" cy="4056434"/>
            <wp:effectExtent l="0" t="0" r="0" b="0"/>
            <wp:docPr id="39525500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255003" name="Picture 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762" cy="4077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963FB" w14:textId="77777777" w:rsidR="00E3206F" w:rsidRDefault="00E3206F" w:rsidP="00E3206F">
      <w:pPr>
        <w:pStyle w:val="ListParagraph"/>
        <w:ind w:left="1080"/>
        <w:rPr>
          <w:b/>
          <w:bCs/>
        </w:rPr>
      </w:pPr>
    </w:p>
    <w:p w14:paraId="19DD9211" w14:textId="0F5D9242" w:rsidR="00E3206F" w:rsidRPr="009D0038" w:rsidRDefault="00E3206F" w:rsidP="00E3206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rPrChange w:id="88" w:author="Dave Weiss" w:date="2023-11-08T21:54:00Z">
            <w:rPr>
              <w:b/>
              <w:bCs/>
            </w:rPr>
          </w:rPrChange>
        </w:rPr>
      </w:pPr>
      <w:r w:rsidRPr="009D0038">
        <w:rPr>
          <w:rFonts w:ascii="Times New Roman" w:hAnsi="Times New Roman" w:cs="Times New Roman"/>
          <w:b/>
          <w:bCs/>
          <w:rPrChange w:id="89" w:author="Dave Weiss" w:date="2023-11-08T21:54:00Z">
            <w:rPr>
              <w:b/>
              <w:bCs/>
            </w:rPr>
          </w:rPrChange>
        </w:rPr>
        <w:t>Maximum Information-</w:t>
      </w:r>
      <w:del w:id="90" w:author="Dave Weiss" w:date="2023-11-08T22:01:00Z">
        <w:r w:rsidRPr="009D0038" w:rsidDel="009D0038">
          <w:rPr>
            <w:rFonts w:ascii="Times New Roman" w:hAnsi="Times New Roman" w:cs="Times New Roman"/>
            <w:b/>
            <w:bCs/>
            <w:rPrChange w:id="91" w:author="Dave Weiss" w:date="2023-11-08T21:54:00Z">
              <w:rPr>
                <w:b/>
                <w:bCs/>
              </w:rPr>
            </w:rPrChange>
          </w:rPr>
          <w:delText>based</w:delText>
        </w:r>
      </w:del>
      <w:ins w:id="92" w:author="Dave Weiss" w:date="2023-11-08T22:01:00Z">
        <w:r w:rsidR="009D0038">
          <w:rPr>
            <w:rFonts w:ascii="Times New Roman" w:hAnsi="Times New Roman" w:cs="Times New Roman"/>
            <w:b/>
            <w:bCs/>
          </w:rPr>
          <w:t>Based</w:t>
        </w:r>
      </w:ins>
      <w:r w:rsidRPr="009D0038">
        <w:rPr>
          <w:rFonts w:ascii="Times New Roman" w:hAnsi="Times New Roman" w:cs="Times New Roman"/>
          <w:b/>
          <w:bCs/>
          <w:rPrChange w:id="93" w:author="Dave Weiss" w:date="2023-11-08T21:54:00Z">
            <w:rPr>
              <w:b/>
              <w:bCs/>
            </w:rPr>
          </w:rPrChange>
        </w:rPr>
        <w:t xml:space="preserve"> Routing, 1-3-4 Design</w:t>
      </w:r>
    </w:p>
    <w:p w14:paraId="64394FA5" w14:textId="77777777" w:rsidR="00E3206F" w:rsidRDefault="00E3206F" w:rsidP="00E3206F">
      <w:pPr>
        <w:pStyle w:val="ListParagraph"/>
        <w:ind w:left="1080"/>
        <w:rPr>
          <w:b/>
          <w:bCs/>
        </w:rPr>
      </w:pPr>
      <w:r>
        <w:rPr>
          <w:b/>
          <w:bCs/>
          <w:noProof/>
          <w:lang w:eastAsia="en-US"/>
        </w:rPr>
        <w:lastRenderedPageBreak/>
        <w:drawing>
          <wp:inline distT="0" distB="0" distL="0" distR="0" wp14:anchorId="1BA55DBA" wp14:editId="3C64723A">
            <wp:extent cx="7620000" cy="5080000"/>
            <wp:effectExtent l="0" t="0" r="0" b="0"/>
            <wp:docPr id="54018841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188419" name="Picture 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152FF" w14:textId="77777777" w:rsidR="00E3206F" w:rsidRPr="00C318B7" w:rsidRDefault="00E3206F" w:rsidP="00E3206F">
      <w:pPr>
        <w:rPr>
          <w:b/>
          <w:bCs/>
        </w:rPr>
      </w:pPr>
    </w:p>
    <w:p w14:paraId="7EC9C33F" w14:textId="13C0A80D" w:rsidR="00E3206F" w:rsidRPr="009D0038" w:rsidRDefault="00E3206F" w:rsidP="00E3206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rPrChange w:id="94" w:author="Dave Weiss" w:date="2023-11-08T21:55:00Z">
            <w:rPr>
              <w:b/>
              <w:bCs/>
            </w:rPr>
          </w:rPrChange>
        </w:rPr>
      </w:pPr>
      <w:r w:rsidRPr="009D0038">
        <w:rPr>
          <w:rFonts w:ascii="Times New Roman" w:hAnsi="Times New Roman" w:cs="Times New Roman"/>
          <w:b/>
          <w:bCs/>
          <w:rPrChange w:id="95" w:author="Dave Weiss" w:date="2023-11-08T21:55:00Z">
            <w:rPr>
              <w:b/>
              <w:bCs/>
            </w:rPr>
          </w:rPrChange>
        </w:rPr>
        <w:t xml:space="preserve">Population Distribution Interval – </w:t>
      </w:r>
      <w:ins w:id="96" w:author="Dave Weiss [2]" w:date="2023-11-07T15:03:00Z">
        <w:r w:rsidRPr="009D0038">
          <w:rPr>
            <w:rFonts w:ascii="Times New Roman" w:hAnsi="Times New Roman" w:cs="Times New Roman"/>
            <w:b/>
            <w:bCs/>
            <w:i/>
            <w:iCs/>
            <w:rPrChange w:id="97" w:author="Dave Weiss" w:date="2023-11-08T21:55:00Z">
              <w:rPr>
                <w:b/>
                <w:bCs/>
                <w:i/>
                <w:iCs/>
              </w:rPr>
            </w:rPrChange>
          </w:rPr>
          <w:sym w:font="Symbol" w:char="F071"/>
        </w:r>
      </w:ins>
      <w:del w:id="98" w:author="Dave Weiss [2]" w:date="2023-11-07T15:03:00Z">
        <w:r w:rsidRPr="009D0038" w:rsidDel="001B7241">
          <w:rPr>
            <w:rFonts w:ascii="Times New Roman" w:hAnsi="Times New Roman" w:cs="Times New Roman"/>
            <w:b/>
            <w:bCs/>
            <w:rPrChange w:id="99" w:author="Dave Weiss" w:date="2023-11-08T21:55:00Z">
              <w:rPr>
                <w:b/>
                <w:bCs/>
              </w:rPr>
            </w:rPrChange>
          </w:rPr>
          <w:delText>Theta</w:delText>
        </w:r>
      </w:del>
      <w:ins w:id="100" w:author="Dave Weiss [2]" w:date="2023-11-07T15:03:00Z">
        <w:r w:rsidRPr="009D0038">
          <w:rPr>
            <w:rFonts w:ascii="Times New Roman" w:hAnsi="Times New Roman" w:cs="Times New Roman"/>
            <w:b/>
            <w:bCs/>
            <w:rPrChange w:id="101" w:author="Dave Weiss" w:date="2023-11-08T21:55:00Z">
              <w:rPr>
                <w:b/>
                <w:bCs/>
              </w:rPr>
            </w:rPrChange>
          </w:rPr>
          <w:t xml:space="preserve"> </w:t>
        </w:r>
      </w:ins>
      <w:del w:id="102" w:author="Dave Weiss [2]" w:date="2023-11-07T15:03:00Z">
        <w:r w:rsidRPr="009D0038" w:rsidDel="0041367B">
          <w:rPr>
            <w:rFonts w:ascii="Times New Roman" w:hAnsi="Times New Roman" w:cs="Times New Roman"/>
            <w:b/>
            <w:bCs/>
            <w:rPrChange w:id="103" w:author="Dave Weiss" w:date="2023-11-08T21:55:00Z">
              <w:rPr>
                <w:b/>
                <w:bCs/>
              </w:rPr>
            </w:rPrChange>
          </w:rPr>
          <w:delText xml:space="preserve"> </w:delText>
        </w:r>
      </w:del>
      <w:proofErr w:type="spellStart"/>
      <w:ins w:id="104" w:author="Dave Weiss [2]" w:date="2023-11-07T15:03:00Z">
        <w:r w:rsidRPr="009D0038">
          <w:rPr>
            <w:rFonts w:ascii="Times New Roman" w:hAnsi="Times New Roman" w:cs="Times New Roman"/>
            <w:b/>
            <w:bCs/>
            <w:rPrChange w:id="105" w:author="Dave Weiss" w:date="2023-11-08T21:55:00Z">
              <w:rPr>
                <w:b/>
                <w:bCs/>
              </w:rPr>
            </w:rPrChange>
          </w:rPr>
          <w:t>B</w:t>
        </w:r>
      </w:ins>
      <w:del w:id="106" w:author="Dave Weiss" w:date="2023-11-08T22:01:00Z">
        <w:r w:rsidRPr="009D0038" w:rsidDel="009D0038">
          <w:rPr>
            <w:rFonts w:ascii="Times New Roman" w:hAnsi="Times New Roman" w:cs="Times New Roman"/>
            <w:b/>
            <w:bCs/>
            <w:rPrChange w:id="107" w:author="Dave Weiss" w:date="2023-11-08T21:55:00Z">
              <w:rPr>
                <w:b/>
                <w:bCs/>
              </w:rPr>
            </w:rPrChange>
          </w:rPr>
          <w:delText>based</w:delText>
        </w:r>
      </w:del>
      <w:ins w:id="108" w:author="Dave Weiss" w:date="2023-11-08T22:01:00Z">
        <w:r w:rsidR="009D0038">
          <w:rPr>
            <w:rFonts w:ascii="Times New Roman" w:hAnsi="Times New Roman" w:cs="Times New Roman"/>
            <w:b/>
            <w:bCs/>
          </w:rPr>
          <w:t>Based</w:t>
        </w:r>
      </w:ins>
      <w:proofErr w:type="spellEnd"/>
      <w:r w:rsidRPr="009D0038">
        <w:rPr>
          <w:rFonts w:ascii="Times New Roman" w:hAnsi="Times New Roman" w:cs="Times New Roman"/>
          <w:b/>
          <w:bCs/>
          <w:rPrChange w:id="109" w:author="Dave Weiss" w:date="2023-11-08T21:55:00Z">
            <w:rPr>
              <w:b/>
              <w:bCs/>
            </w:rPr>
          </w:rPrChange>
        </w:rPr>
        <w:t xml:space="preserve"> Routing, 1-3-3 Design</w:t>
      </w:r>
    </w:p>
    <w:p w14:paraId="1D543416" w14:textId="77777777" w:rsidR="00E3206F" w:rsidRDefault="00E3206F" w:rsidP="00E3206F">
      <w:pPr>
        <w:pStyle w:val="ListParagraph"/>
        <w:ind w:left="1080"/>
        <w:rPr>
          <w:b/>
          <w:bCs/>
        </w:rPr>
      </w:pPr>
      <w:r>
        <w:rPr>
          <w:b/>
          <w:bCs/>
          <w:noProof/>
          <w:lang w:eastAsia="en-US"/>
        </w:rPr>
        <w:lastRenderedPageBreak/>
        <w:drawing>
          <wp:inline distT="0" distB="0" distL="0" distR="0" wp14:anchorId="2F2DC6BA" wp14:editId="7C67FFAF">
            <wp:extent cx="7620000" cy="5080000"/>
            <wp:effectExtent l="0" t="0" r="0" b="0"/>
            <wp:docPr id="213460374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603742" name="Picture 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EEE8F" w14:textId="77777777" w:rsidR="00E3206F" w:rsidRDefault="00E3206F" w:rsidP="00E3206F">
      <w:pPr>
        <w:pStyle w:val="ListParagraph"/>
        <w:ind w:left="1080"/>
        <w:rPr>
          <w:b/>
          <w:bCs/>
        </w:rPr>
      </w:pPr>
    </w:p>
    <w:p w14:paraId="4EF2B120" w14:textId="77777777" w:rsidR="00E3206F" w:rsidRPr="009D0038" w:rsidRDefault="00E3206F" w:rsidP="00E3206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rPrChange w:id="110" w:author="Dave Weiss" w:date="2023-11-08T21:55:00Z">
            <w:rPr>
              <w:b/>
              <w:bCs/>
            </w:rPr>
          </w:rPrChange>
        </w:rPr>
      </w:pPr>
      <w:r w:rsidRPr="009D0038">
        <w:rPr>
          <w:rFonts w:ascii="Times New Roman" w:hAnsi="Times New Roman" w:cs="Times New Roman"/>
          <w:b/>
          <w:bCs/>
          <w:rPrChange w:id="111" w:author="Dave Weiss" w:date="2023-11-08T21:55:00Z">
            <w:rPr>
              <w:b/>
              <w:bCs/>
            </w:rPr>
          </w:rPrChange>
        </w:rPr>
        <w:t xml:space="preserve">Population Distribution Interval – </w:t>
      </w:r>
      <w:ins w:id="112" w:author="Dave Weiss [2]" w:date="2023-11-07T15:03:00Z">
        <w:r w:rsidRPr="009D0038">
          <w:rPr>
            <w:rFonts w:ascii="Times New Roman" w:hAnsi="Times New Roman" w:cs="Times New Roman"/>
            <w:b/>
            <w:bCs/>
            <w:i/>
            <w:iCs/>
            <w:rPrChange w:id="113" w:author="Dave Weiss" w:date="2023-11-08T21:55:00Z">
              <w:rPr>
                <w:b/>
                <w:bCs/>
                <w:i/>
                <w:iCs/>
              </w:rPr>
            </w:rPrChange>
          </w:rPr>
          <w:sym w:font="Symbol" w:char="F071"/>
        </w:r>
      </w:ins>
      <w:del w:id="114" w:author="Dave Weiss [2]" w:date="2023-11-07T15:03:00Z">
        <w:r w:rsidRPr="009D0038" w:rsidDel="0041367B">
          <w:rPr>
            <w:rFonts w:ascii="Times New Roman" w:hAnsi="Times New Roman" w:cs="Times New Roman"/>
            <w:b/>
            <w:bCs/>
            <w:rPrChange w:id="115" w:author="Dave Weiss" w:date="2023-11-08T21:55:00Z">
              <w:rPr>
                <w:b/>
                <w:bCs/>
              </w:rPr>
            </w:rPrChange>
          </w:rPr>
          <w:delText>Theta</w:delText>
        </w:r>
      </w:del>
      <w:ins w:id="116" w:author="Dave Weiss [2]" w:date="2023-11-07T15:03:00Z">
        <w:r w:rsidRPr="009D0038">
          <w:rPr>
            <w:rFonts w:ascii="Times New Roman" w:hAnsi="Times New Roman" w:cs="Times New Roman"/>
            <w:b/>
            <w:bCs/>
            <w:rPrChange w:id="117" w:author="Dave Weiss" w:date="2023-11-08T21:55:00Z">
              <w:rPr>
                <w:b/>
                <w:bCs/>
              </w:rPr>
            </w:rPrChange>
          </w:rPr>
          <w:t xml:space="preserve"> </w:t>
        </w:r>
      </w:ins>
      <w:r w:rsidRPr="009D0038">
        <w:rPr>
          <w:rFonts w:ascii="Times New Roman" w:hAnsi="Times New Roman" w:cs="Times New Roman"/>
          <w:b/>
          <w:bCs/>
          <w:rPrChange w:id="118" w:author="Dave Weiss" w:date="2023-11-08T21:55:00Z">
            <w:rPr>
              <w:b/>
              <w:bCs/>
            </w:rPr>
          </w:rPrChange>
        </w:rPr>
        <w:t xml:space="preserve"> </w:t>
      </w:r>
      <w:del w:id="119" w:author="Dave Weiss [2]" w:date="2023-11-07T15:03:00Z">
        <w:r w:rsidRPr="009D0038" w:rsidDel="0041367B">
          <w:rPr>
            <w:rFonts w:ascii="Times New Roman" w:hAnsi="Times New Roman" w:cs="Times New Roman"/>
            <w:b/>
            <w:bCs/>
            <w:rPrChange w:id="120" w:author="Dave Weiss" w:date="2023-11-08T21:55:00Z">
              <w:rPr>
                <w:b/>
                <w:bCs/>
              </w:rPr>
            </w:rPrChange>
          </w:rPr>
          <w:delText>b</w:delText>
        </w:r>
      </w:del>
      <w:ins w:id="121" w:author="Dave Weiss [2]" w:date="2023-11-07T15:03:00Z">
        <w:r w:rsidRPr="009D0038">
          <w:rPr>
            <w:rFonts w:ascii="Times New Roman" w:hAnsi="Times New Roman" w:cs="Times New Roman"/>
            <w:b/>
            <w:bCs/>
            <w:rPrChange w:id="122" w:author="Dave Weiss" w:date="2023-11-08T21:55:00Z">
              <w:rPr>
                <w:b/>
                <w:bCs/>
              </w:rPr>
            </w:rPrChange>
          </w:rPr>
          <w:t>B</w:t>
        </w:r>
      </w:ins>
      <w:r w:rsidRPr="009D0038">
        <w:rPr>
          <w:rFonts w:ascii="Times New Roman" w:hAnsi="Times New Roman" w:cs="Times New Roman"/>
          <w:b/>
          <w:bCs/>
          <w:rPrChange w:id="123" w:author="Dave Weiss" w:date="2023-11-08T21:55:00Z">
            <w:rPr>
              <w:b/>
              <w:bCs/>
            </w:rPr>
          </w:rPrChange>
        </w:rPr>
        <w:t>ased Routing, 1-3-4 Design</w:t>
      </w:r>
    </w:p>
    <w:p w14:paraId="4F81F5E9" w14:textId="77777777" w:rsidR="00E3206F" w:rsidRPr="00C318B7" w:rsidRDefault="00E3206F" w:rsidP="00E3206F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128AEF31" wp14:editId="6E64C193">
            <wp:extent cx="7620000" cy="5080000"/>
            <wp:effectExtent l="0" t="0" r="0" b="0"/>
            <wp:docPr id="208754821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548217" name="Picture 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3CAF4" w14:textId="77777777" w:rsidR="00E3206F" w:rsidRPr="00C318B7" w:rsidRDefault="00E3206F" w:rsidP="00E3206F">
      <w:pPr>
        <w:rPr>
          <w:b/>
          <w:bCs/>
        </w:rPr>
      </w:pPr>
    </w:p>
    <w:p w14:paraId="3D4DCE47" w14:textId="60FBBC6F" w:rsidR="00E3206F" w:rsidRPr="009D0038" w:rsidRDefault="00E3206F" w:rsidP="00E3206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rPrChange w:id="124" w:author="Dave Weiss" w:date="2023-11-08T21:55:00Z">
            <w:rPr>
              <w:b/>
              <w:bCs/>
            </w:rPr>
          </w:rPrChange>
        </w:rPr>
      </w:pPr>
      <w:r w:rsidRPr="009D0038">
        <w:rPr>
          <w:rFonts w:ascii="Times New Roman" w:hAnsi="Times New Roman" w:cs="Times New Roman"/>
          <w:b/>
          <w:bCs/>
          <w:rPrChange w:id="125" w:author="Dave Weiss" w:date="2023-11-08T21:55:00Z">
            <w:rPr>
              <w:b/>
              <w:bCs/>
            </w:rPr>
          </w:rPrChange>
        </w:rPr>
        <w:t>Population Distribution Interval – Number</w:t>
      </w:r>
      <w:del w:id="126" w:author="Dave Weiss [2]" w:date="2023-11-07T15:03:00Z">
        <w:r w:rsidRPr="009D0038" w:rsidDel="0041367B">
          <w:rPr>
            <w:rFonts w:ascii="Times New Roman" w:hAnsi="Times New Roman" w:cs="Times New Roman"/>
            <w:b/>
            <w:bCs/>
            <w:rPrChange w:id="127" w:author="Dave Weiss" w:date="2023-11-08T21:55:00Z">
              <w:rPr>
                <w:b/>
                <w:bCs/>
              </w:rPr>
            </w:rPrChange>
          </w:rPr>
          <w:delText xml:space="preserve"> </w:delText>
        </w:r>
      </w:del>
      <w:ins w:id="128" w:author="Dave Weiss [2]" w:date="2023-11-07T15:03:00Z">
        <w:r w:rsidRPr="009D0038">
          <w:rPr>
            <w:rFonts w:ascii="Times New Roman" w:hAnsi="Times New Roman" w:cs="Times New Roman"/>
            <w:b/>
            <w:bCs/>
            <w:rPrChange w:id="129" w:author="Dave Weiss" w:date="2023-11-08T21:55:00Z">
              <w:rPr>
                <w:b/>
                <w:bCs/>
              </w:rPr>
            </w:rPrChange>
          </w:rPr>
          <w:t>-</w:t>
        </w:r>
      </w:ins>
      <w:r w:rsidRPr="009D0038">
        <w:rPr>
          <w:rFonts w:ascii="Times New Roman" w:hAnsi="Times New Roman" w:cs="Times New Roman"/>
          <w:b/>
          <w:bCs/>
          <w:rPrChange w:id="130" w:author="Dave Weiss" w:date="2023-11-08T21:55:00Z">
            <w:rPr>
              <w:b/>
              <w:bCs/>
            </w:rPr>
          </w:rPrChange>
        </w:rPr>
        <w:t xml:space="preserve">Correct </w:t>
      </w:r>
      <w:del w:id="131" w:author="Dave Weiss" w:date="2023-11-08T22:01:00Z">
        <w:r w:rsidRPr="009D0038" w:rsidDel="009D0038">
          <w:rPr>
            <w:rFonts w:ascii="Times New Roman" w:hAnsi="Times New Roman" w:cs="Times New Roman"/>
            <w:b/>
            <w:bCs/>
            <w:rPrChange w:id="132" w:author="Dave Weiss" w:date="2023-11-08T21:55:00Z">
              <w:rPr>
                <w:b/>
                <w:bCs/>
              </w:rPr>
            </w:rPrChange>
          </w:rPr>
          <w:delText>based</w:delText>
        </w:r>
      </w:del>
      <w:ins w:id="133" w:author="Dave Weiss" w:date="2023-11-08T22:01:00Z">
        <w:r w:rsidR="009D0038">
          <w:rPr>
            <w:rFonts w:ascii="Times New Roman" w:hAnsi="Times New Roman" w:cs="Times New Roman"/>
            <w:b/>
            <w:bCs/>
          </w:rPr>
          <w:t>Based</w:t>
        </w:r>
      </w:ins>
      <w:r w:rsidRPr="009D0038">
        <w:rPr>
          <w:rFonts w:ascii="Times New Roman" w:hAnsi="Times New Roman" w:cs="Times New Roman"/>
          <w:b/>
          <w:bCs/>
          <w:rPrChange w:id="134" w:author="Dave Weiss" w:date="2023-11-08T21:55:00Z">
            <w:rPr>
              <w:b/>
              <w:bCs/>
            </w:rPr>
          </w:rPrChange>
        </w:rPr>
        <w:t xml:space="preserve"> Routing, 1-3-3 Design</w:t>
      </w:r>
    </w:p>
    <w:p w14:paraId="6CEF5940" w14:textId="77777777" w:rsidR="00E3206F" w:rsidRDefault="00E3206F" w:rsidP="00E3206F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60D45592" wp14:editId="184B8A94">
            <wp:extent cx="7620000" cy="5080000"/>
            <wp:effectExtent l="0" t="0" r="0" b="0"/>
            <wp:docPr id="59150395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503953" name="Picture 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FD5D3" w14:textId="77777777" w:rsidR="00E3206F" w:rsidRDefault="00E3206F" w:rsidP="00E3206F">
      <w:pPr>
        <w:rPr>
          <w:b/>
          <w:bCs/>
        </w:rPr>
      </w:pPr>
    </w:p>
    <w:p w14:paraId="6CFAD6F1" w14:textId="3478D3A1" w:rsidR="00E3206F" w:rsidRPr="009D0038" w:rsidRDefault="00E3206F" w:rsidP="00E3206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rPrChange w:id="135" w:author="Dave Weiss" w:date="2023-11-08T21:55:00Z">
            <w:rPr>
              <w:b/>
              <w:bCs/>
            </w:rPr>
          </w:rPrChange>
        </w:rPr>
      </w:pPr>
      <w:r w:rsidRPr="009D0038">
        <w:rPr>
          <w:rFonts w:ascii="Times New Roman" w:hAnsi="Times New Roman" w:cs="Times New Roman"/>
          <w:b/>
          <w:bCs/>
          <w:rPrChange w:id="136" w:author="Dave Weiss" w:date="2023-11-08T21:55:00Z">
            <w:rPr>
              <w:b/>
              <w:bCs/>
            </w:rPr>
          </w:rPrChange>
        </w:rPr>
        <w:t>Population Distribution Interval – Number</w:t>
      </w:r>
      <w:del w:id="137" w:author="Dave Weiss [2]" w:date="2023-11-07T15:04:00Z">
        <w:r w:rsidRPr="009D0038" w:rsidDel="00E13138">
          <w:rPr>
            <w:rFonts w:ascii="Times New Roman" w:hAnsi="Times New Roman" w:cs="Times New Roman"/>
            <w:b/>
            <w:bCs/>
            <w:rPrChange w:id="138" w:author="Dave Weiss" w:date="2023-11-08T21:55:00Z">
              <w:rPr>
                <w:b/>
                <w:bCs/>
              </w:rPr>
            </w:rPrChange>
          </w:rPr>
          <w:delText xml:space="preserve"> </w:delText>
        </w:r>
      </w:del>
      <w:ins w:id="139" w:author="Dave Weiss [2]" w:date="2023-11-07T15:04:00Z">
        <w:r w:rsidRPr="009D0038">
          <w:rPr>
            <w:rFonts w:ascii="Times New Roman" w:hAnsi="Times New Roman" w:cs="Times New Roman"/>
            <w:b/>
            <w:bCs/>
            <w:rPrChange w:id="140" w:author="Dave Weiss" w:date="2023-11-08T21:55:00Z">
              <w:rPr>
                <w:b/>
                <w:bCs/>
              </w:rPr>
            </w:rPrChange>
          </w:rPr>
          <w:t>-</w:t>
        </w:r>
      </w:ins>
      <w:r w:rsidRPr="009D0038">
        <w:rPr>
          <w:rFonts w:ascii="Times New Roman" w:hAnsi="Times New Roman" w:cs="Times New Roman"/>
          <w:b/>
          <w:bCs/>
          <w:rPrChange w:id="141" w:author="Dave Weiss" w:date="2023-11-08T21:55:00Z">
            <w:rPr>
              <w:b/>
              <w:bCs/>
            </w:rPr>
          </w:rPrChange>
        </w:rPr>
        <w:t xml:space="preserve">Correct </w:t>
      </w:r>
      <w:del w:id="142" w:author="Dave Weiss" w:date="2023-11-08T22:01:00Z">
        <w:r w:rsidRPr="009D0038" w:rsidDel="009D0038">
          <w:rPr>
            <w:rFonts w:ascii="Times New Roman" w:hAnsi="Times New Roman" w:cs="Times New Roman"/>
            <w:b/>
            <w:bCs/>
            <w:rPrChange w:id="143" w:author="Dave Weiss" w:date="2023-11-08T21:55:00Z">
              <w:rPr>
                <w:b/>
                <w:bCs/>
              </w:rPr>
            </w:rPrChange>
          </w:rPr>
          <w:delText>based</w:delText>
        </w:r>
      </w:del>
      <w:ins w:id="144" w:author="Dave Weiss" w:date="2023-11-08T22:01:00Z">
        <w:r w:rsidR="009D0038">
          <w:rPr>
            <w:rFonts w:ascii="Times New Roman" w:hAnsi="Times New Roman" w:cs="Times New Roman"/>
            <w:b/>
            <w:bCs/>
          </w:rPr>
          <w:t>Based</w:t>
        </w:r>
      </w:ins>
      <w:r w:rsidRPr="009D0038">
        <w:rPr>
          <w:rFonts w:ascii="Times New Roman" w:hAnsi="Times New Roman" w:cs="Times New Roman"/>
          <w:b/>
          <w:bCs/>
          <w:rPrChange w:id="145" w:author="Dave Weiss" w:date="2023-11-08T21:55:00Z">
            <w:rPr>
              <w:b/>
              <w:bCs/>
            </w:rPr>
          </w:rPrChange>
        </w:rPr>
        <w:t xml:space="preserve"> Routing, 1-3-4 Design</w:t>
      </w:r>
    </w:p>
    <w:p w14:paraId="6E14CCD7" w14:textId="77777777" w:rsidR="00E3206F" w:rsidRDefault="00E3206F" w:rsidP="00E3206F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55D6B644" wp14:editId="31DF7EEB">
            <wp:extent cx="7620000" cy="5080000"/>
            <wp:effectExtent l="0" t="0" r="0" b="0"/>
            <wp:docPr id="129451344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513447" name="Picture 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34686" w14:textId="77777777" w:rsidR="00E3206F" w:rsidRDefault="00E3206F" w:rsidP="00E3206F">
      <w:pPr>
        <w:rPr>
          <w:b/>
          <w:bCs/>
        </w:rPr>
      </w:pPr>
    </w:p>
    <w:p w14:paraId="0083801E" w14:textId="177C2F1D" w:rsidR="002856E5" w:rsidRDefault="002856E5">
      <w:pPr>
        <w:spacing w:after="160" w:line="259" w:lineRule="auto"/>
      </w:pPr>
      <w:r>
        <w:br w:type="page"/>
      </w:r>
    </w:p>
    <w:p w14:paraId="584C685D" w14:textId="3C7FC6A3" w:rsidR="009407FD" w:rsidRPr="004429C1" w:rsidRDefault="009407FD" w:rsidP="009407FD">
      <w:pPr>
        <w:rPr>
          <w:b/>
          <w:bCs/>
        </w:rPr>
      </w:pPr>
      <w:r>
        <w:rPr>
          <w:b/>
          <w:bCs/>
        </w:rPr>
        <w:lastRenderedPageBreak/>
        <w:t>Table</w:t>
      </w:r>
      <w:del w:id="146" w:author="Dave Weiss [2]" w:date="2023-11-08T12:40:00Z">
        <w:r w:rsidDel="007F07F2">
          <w:rPr>
            <w:b/>
            <w:bCs/>
          </w:rPr>
          <w:delText xml:space="preserve"> </w:delText>
        </w:r>
      </w:del>
      <w:ins w:id="147" w:author="Dave Weiss [2]" w:date="2023-11-08T12:40:00Z">
        <w:r w:rsidR="007F07F2">
          <w:rPr>
            <w:b/>
            <w:bCs/>
          </w:rPr>
          <w:t>S-1</w:t>
        </w:r>
      </w:ins>
      <w:del w:id="148" w:author="Dave Weiss [2]" w:date="2023-11-08T12:40:00Z">
        <w:r w:rsidDel="007F07F2">
          <w:rPr>
            <w:b/>
            <w:bCs/>
          </w:rPr>
          <w:delText>5</w:delText>
        </w:r>
      </w:del>
      <w:r>
        <w:rPr>
          <w:b/>
          <w:bCs/>
        </w:rPr>
        <w:t>. Overall Mean Bias, RMSE and SEM by Path for 1-3-3 Tests</w:t>
      </w:r>
    </w:p>
    <w:tbl>
      <w:tblPr>
        <w:tblW w:w="11235" w:type="dxa"/>
        <w:tblLook w:val="04A0" w:firstRow="1" w:lastRow="0" w:firstColumn="1" w:lastColumn="0" w:noHBand="0" w:noVBand="1"/>
      </w:tblPr>
      <w:tblGrid>
        <w:gridCol w:w="696"/>
        <w:gridCol w:w="617"/>
        <w:gridCol w:w="628"/>
        <w:gridCol w:w="617"/>
        <w:gridCol w:w="746"/>
        <w:gridCol w:w="7"/>
        <w:gridCol w:w="640"/>
        <w:gridCol w:w="628"/>
        <w:gridCol w:w="617"/>
        <w:gridCol w:w="746"/>
        <w:gridCol w:w="9"/>
        <w:gridCol w:w="636"/>
        <w:gridCol w:w="628"/>
        <w:gridCol w:w="617"/>
        <w:gridCol w:w="746"/>
        <w:gridCol w:w="14"/>
        <w:gridCol w:w="630"/>
        <w:gridCol w:w="14"/>
        <w:gridCol w:w="614"/>
        <w:gridCol w:w="14"/>
        <w:gridCol w:w="603"/>
        <w:gridCol w:w="14"/>
        <w:gridCol w:w="736"/>
        <w:gridCol w:w="18"/>
      </w:tblGrid>
      <w:tr w:rsidR="009407FD" w:rsidRPr="00EB15E4" w14:paraId="46CE2702" w14:textId="77777777" w:rsidTr="00DC0748">
        <w:trPr>
          <w:trHeight w:val="264"/>
        </w:trPr>
        <w:tc>
          <w:tcPr>
            <w:tcW w:w="11235" w:type="dxa"/>
            <w:gridSpan w:val="2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4CAE7A" w14:textId="77777777" w:rsidR="009407FD" w:rsidRPr="00EB15E4" w:rsidRDefault="009407FD" w:rsidP="00DC0748">
            <w:pPr>
              <w:jc w:val="center"/>
              <w:rPr>
                <w:b/>
                <w:bCs/>
                <w:color w:val="000000"/>
                <w:sz w:val="15"/>
                <w:szCs w:val="15"/>
              </w:rPr>
            </w:pPr>
            <w:r w:rsidRPr="00EB15E4">
              <w:rPr>
                <w:b/>
                <w:bCs/>
                <w:color w:val="000000"/>
                <w:sz w:val="15"/>
                <w:szCs w:val="15"/>
              </w:rPr>
              <w:t>Assembly Method</w:t>
            </w:r>
          </w:p>
        </w:tc>
      </w:tr>
      <w:tr w:rsidR="009407FD" w:rsidRPr="004429C1" w14:paraId="5507DF21" w14:textId="77777777" w:rsidTr="00DC0748">
        <w:trPr>
          <w:trHeight w:val="264"/>
        </w:trPr>
        <w:tc>
          <w:tcPr>
            <w:tcW w:w="696" w:type="dxa"/>
            <w:vMerge w:val="restart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6DBB4367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Path</w:t>
            </w:r>
          </w:p>
        </w:tc>
        <w:tc>
          <w:tcPr>
            <w:tcW w:w="2615" w:type="dxa"/>
            <w:gridSpan w:val="5"/>
            <w:tcBorders>
              <w:top w:val="nil"/>
              <w:left w:val="single" w:sz="4" w:space="0" w:color="auto"/>
              <w:bottom w:val="nil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415B1CA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  <w:u w:val="single"/>
              </w:rPr>
            </w:pPr>
            <w:r w:rsidRPr="00EB15E4">
              <w:rPr>
                <w:color w:val="000000"/>
                <w:sz w:val="15"/>
                <w:szCs w:val="15"/>
                <w:u w:val="single"/>
              </w:rPr>
              <w:t>Forward</w:t>
            </w:r>
          </w:p>
        </w:tc>
        <w:tc>
          <w:tcPr>
            <w:tcW w:w="2640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527777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  <w:u w:val="single"/>
              </w:rPr>
            </w:pPr>
            <w:r w:rsidRPr="00EB15E4">
              <w:rPr>
                <w:color w:val="000000"/>
                <w:sz w:val="15"/>
                <w:szCs w:val="15"/>
                <w:u w:val="single"/>
              </w:rPr>
              <w:t>Backward</w:t>
            </w:r>
          </w:p>
        </w:tc>
        <w:tc>
          <w:tcPr>
            <w:tcW w:w="2640" w:type="dxa"/>
            <w:gridSpan w:val="5"/>
            <w:tcBorders>
              <w:top w:val="nil"/>
              <w:left w:val="single" w:sz="4" w:space="0" w:color="auto"/>
              <w:bottom w:val="nil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9BDC4FA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  <w:u w:val="single"/>
              </w:rPr>
            </w:pPr>
            <w:r w:rsidRPr="00EB15E4">
              <w:rPr>
                <w:color w:val="000000"/>
                <w:sz w:val="15"/>
                <w:szCs w:val="15"/>
                <w:u w:val="single"/>
              </w:rPr>
              <w:t>Spiral</w:t>
            </w:r>
          </w:p>
        </w:tc>
        <w:tc>
          <w:tcPr>
            <w:tcW w:w="2643" w:type="dxa"/>
            <w:gridSpan w:val="8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3AA63A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  <w:u w:val="single"/>
              </w:rPr>
            </w:pPr>
            <w:r w:rsidRPr="00EB15E4">
              <w:rPr>
                <w:color w:val="000000"/>
                <w:sz w:val="15"/>
                <w:szCs w:val="15"/>
                <w:u w:val="single"/>
              </w:rPr>
              <w:t>Random</w:t>
            </w:r>
          </w:p>
        </w:tc>
      </w:tr>
      <w:tr w:rsidR="009407FD" w:rsidRPr="004429C1" w14:paraId="50F4E643" w14:textId="77777777" w:rsidTr="00DC0748">
        <w:trPr>
          <w:gridAfter w:val="1"/>
          <w:wAfter w:w="18" w:type="dxa"/>
          <w:trHeight w:val="264"/>
        </w:trPr>
        <w:tc>
          <w:tcPr>
            <w:tcW w:w="696" w:type="dxa"/>
            <w:vMerge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2A07C996" w14:textId="77777777" w:rsidR="009407FD" w:rsidRPr="00EB15E4" w:rsidRDefault="009407FD" w:rsidP="00DC0748">
            <w:pPr>
              <w:rPr>
                <w:color w:val="000000"/>
                <w:sz w:val="15"/>
                <w:szCs w:val="15"/>
              </w:rPr>
            </w:pPr>
          </w:p>
        </w:tc>
        <w:tc>
          <w:tcPr>
            <w:tcW w:w="617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F2F2F2"/>
            <w:noWrap/>
            <w:vAlign w:val="bottom"/>
            <w:hideMark/>
          </w:tcPr>
          <w:p w14:paraId="07CD35BE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Bias</w:t>
            </w:r>
          </w:p>
        </w:tc>
        <w:tc>
          <w:tcPr>
            <w:tcW w:w="62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69380FA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RMSE</w:t>
            </w:r>
          </w:p>
        </w:tc>
        <w:tc>
          <w:tcPr>
            <w:tcW w:w="61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2F2F2"/>
            <w:noWrap/>
            <w:vAlign w:val="bottom"/>
            <w:hideMark/>
          </w:tcPr>
          <w:p w14:paraId="43C7F78C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SEM</w:t>
            </w:r>
          </w:p>
        </w:tc>
        <w:tc>
          <w:tcPr>
            <w:tcW w:w="7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7091F2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% Error</w:t>
            </w:r>
          </w:p>
        </w:tc>
        <w:tc>
          <w:tcPr>
            <w:tcW w:w="647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2F2F2"/>
            <w:noWrap/>
            <w:vAlign w:val="bottom"/>
            <w:hideMark/>
          </w:tcPr>
          <w:p w14:paraId="1E9BD3D2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Bias</w:t>
            </w:r>
          </w:p>
        </w:tc>
        <w:tc>
          <w:tcPr>
            <w:tcW w:w="62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B19F023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RMSE</w:t>
            </w:r>
          </w:p>
        </w:tc>
        <w:tc>
          <w:tcPr>
            <w:tcW w:w="61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2F2F2"/>
            <w:noWrap/>
            <w:vAlign w:val="bottom"/>
            <w:hideMark/>
          </w:tcPr>
          <w:p w14:paraId="0D1E482F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SEM</w:t>
            </w:r>
          </w:p>
        </w:tc>
        <w:tc>
          <w:tcPr>
            <w:tcW w:w="74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DC3E1E7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% Error</w:t>
            </w:r>
          </w:p>
        </w:tc>
        <w:tc>
          <w:tcPr>
            <w:tcW w:w="645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F2F2F2"/>
            <w:noWrap/>
            <w:vAlign w:val="bottom"/>
            <w:hideMark/>
          </w:tcPr>
          <w:p w14:paraId="3EBE48EA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Bias</w:t>
            </w:r>
          </w:p>
        </w:tc>
        <w:tc>
          <w:tcPr>
            <w:tcW w:w="62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500055D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RMSE</w:t>
            </w:r>
          </w:p>
        </w:tc>
        <w:tc>
          <w:tcPr>
            <w:tcW w:w="61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2F2F2"/>
            <w:noWrap/>
            <w:vAlign w:val="bottom"/>
            <w:hideMark/>
          </w:tcPr>
          <w:p w14:paraId="0CDA77C9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SEM</w:t>
            </w:r>
          </w:p>
        </w:tc>
        <w:tc>
          <w:tcPr>
            <w:tcW w:w="7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3219EF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% Error</w:t>
            </w:r>
          </w:p>
        </w:tc>
        <w:tc>
          <w:tcPr>
            <w:tcW w:w="644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2F2F2"/>
            <w:noWrap/>
            <w:vAlign w:val="bottom"/>
            <w:hideMark/>
          </w:tcPr>
          <w:p w14:paraId="0119BD58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Bias</w:t>
            </w:r>
          </w:p>
        </w:tc>
        <w:tc>
          <w:tcPr>
            <w:tcW w:w="628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3819270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RMSE</w:t>
            </w:r>
          </w:p>
        </w:tc>
        <w:tc>
          <w:tcPr>
            <w:tcW w:w="617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2F2F2"/>
            <w:noWrap/>
            <w:vAlign w:val="bottom"/>
            <w:hideMark/>
          </w:tcPr>
          <w:p w14:paraId="2CDBB8BE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SEM</w:t>
            </w:r>
          </w:p>
        </w:tc>
        <w:tc>
          <w:tcPr>
            <w:tcW w:w="750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44B1F1A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% Error</w:t>
            </w:r>
          </w:p>
        </w:tc>
      </w:tr>
      <w:tr w:rsidR="009407FD" w:rsidRPr="004429C1" w14:paraId="53B17955" w14:textId="77777777" w:rsidTr="00DC0748">
        <w:trPr>
          <w:gridAfter w:val="1"/>
          <w:wAfter w:w="18" w:type="dxa"/>
          <w:trHeight w:val="264"/>
        </w:trPr>
        <w:tc>
          <w:tcPr>
            <w:tcW w:w="6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326C8F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1-2-5</w:t>
            </w:r>
          </w:p>
        </w:tc>
        <w:tc>
          <w:tcPr>
            <w:tcW w:w="617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4F7B8A15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0.083</w:t>
            </w:r>
          </w:p>
        </w:tc>
        <w:tc>
          <w:tcPr>
            <w:tcW w:w="6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6D2331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0.516</w:t>
            </w:r>
          </w:p>
        </w:tc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62EBE74A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1.069</w:t>
            </w:r>
          </w:p>
        </w:tc>
        <w:tc>
          <w:tcPr>
            <w:tcW w:w="74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14EF95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1%</w:t>
            </w:r>
          </w:p>
        </w:tc>
        <w:tc>
          <w:tcPr>
            <w:tcW w:w="64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3137D79C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0.080</w:t>
            </w:r>
          </w:p>
        </w:tc>
        <w:tc>
          <w:tcPr>
            <w:tcW w:w="6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574327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0.528</w:t>
            </w:r>
          </w:p>
        </w:tc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1CB813F3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1.122</w:t>
            </w:r>
          </w:p>
        </w:tc>
        <w:tc>
          <w:tcPr>
            <w:tcW w:w="7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E21084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1%</w:t>
            </w:r>
          </w:p>
        </w:tc>
        <w:tc>
          <w:tcPr>
            <w:tcW w:w="645" w:type="dxa"/>
            <w:gridSpan w:val="2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67A07D7B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0.070</w:t>
            </w:r>
          </w:p>
        </w:tc>
        <w:tc>
          <w:tcPr>
            <w:tcW w:w="6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FAB63F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0.505</w:t>
            </w:r>
          </w:p>
        </w:tc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372E4B34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1.057</w:t>
            </w:r>
          </w:p>
        </w:tc>
        <w:tc>
          <w:tcPr>
            <w:tcW w:w="74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07EC33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1%</w:t>
            </w:r>
          </w:p>
        </w:tc>
        <w:tc>
          <w:tcPr>
            <w:tcW w:w="64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78FD1FFD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0.080</w:t>
            </w:r>
          </w:p>
        </w:tc>
        <w:tc>
          <w:tcPr>
            <w:tcW w:w="62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C12758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0.510</w:t>
            </w:r>
          </w:p>
        </w:tc>
        <w:tc>
          <w:tcPr>
            <w:tcW w:w="61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0A0F2D52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1.032</w:t>
            </w:r>
          </w:p>
        </w:tc>
        <w:tc>
          <w:tcPr>
            <w:tcW w:w="75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4A47CF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1%</w:t>
            </w:r>
          </w:p>
        </w:tc>
      </w:tr>
      <w:tr w:rsidR="009407FD" w:rsidRPr="004429C1" w14:paraId="2B1F547B" w14:textId="77777777" w:rsidTr="00DC0748">
        <w:trPr>
          <w:gridAfter w:val="1"/>
          <w:wAfter w:w="18" w:type="dxa"/>
          <w:trHeight w:val="264"/>
        </w:trPr>
        <w:tc>
          <w:tcPr>
            <w:tcW w:w="6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88A75E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1-3-5</w:t>
            </w:r>
          </w:p>
        </w:tc>
        <w:tc>
          <w:tcPr>
            <w:tcW w:w="617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4789AACC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-0.032</w:t>
            </w:r>
          </w:p>
        </w:tc>
        <w:tc>
          <w:tcPr>
            <w:tcW w:w="6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6A324C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0.301</w:t>
            </w:r>
          </w:p>
        </w:tc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10184D74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0.327</w:t>
            </w:r>
          </w:p>
        </w:tc>
        <w:tc>
          <w:tcPr>
            <w:tcW w:w="74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600554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100%</w:t>
            </w:r>
          </w:p>
        </w:tc>
        <w:tc>
          <w:tcPr>
            <w:tcW w:w="64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71B9251B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-0.033</w:t>
            </w:r>
          </w:p>
        </w:tc>
        <w:tc>
          <w:tcPr>
            <w:tcW w:w="6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D1627C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0.341</w:t>
            </w:r>
          </w:p>
        </w:tc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09BC1B9F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0.382</w:t>
            </w:r>
          </w:p>
        </w:tc>
        <w:tc>
          <w:tcPr>
            <w:tcW w:w="7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7C5DCF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100%</w:t>
            </w:r>
          </w:p>
        </w:tc>
        <w:tc>
          <w:tcPr>
            <w:tcW w:w="645" w:type="dxa"/>
            <w:gridSpan w:val="2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0E2786C6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0.025</w:t>
            </w:r>
          </w:p>
        </w:tc>
        <w:tc>
          <w:tcPr>
            <w:tcW w:w="6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6A12BA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0.375</w:t>
            </w:r>
          </w:p>
        </w:tc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095D3746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0.438</w:t>
            </w:r>
          </w:p>
        </w:tc>
        <w:tc>
          <w:tcPr>
            <w:tcW w:w="74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1E39C4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100%</w:t>
            </w:r>
          </w:p>
        </w:tc>
        <w:tc>
          <w:tcPr>
            <w:tcW w:w="64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1A9AFD08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0.049</w:t>
            </w:r>
          </w:p>
        </w:tc>
        <w:tc>
          <w:tcPr>
            <w:tcW w:w="62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E9D3CD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0.352</w:t>
            </w:r>
          </w:p>
        </w:tc>
        <w:tc>
          <w:tcPr>
            <w:tcW w:w="61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136F4CA5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0.475</w:t>
            </w:r>
          </w:p>
        </w:tc>
        <w:tc>
          <w:tcPr>
            <w:tcW w:w="75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DC225F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100%</w:t>
            </w:r>
          </w:p>
        </w:tc>
      </w:tr>
      <w:tr w:rsidR="009407FD" w:rsidRPr="004429C1" w14:paraId="62AE0A41" w14:textId="77777777" w:rsidTr="00DC0748">
        <w:trPr>
          <w:gridAfter w:val="1"/>
          <w:wAfter w:w="18" w:type="dxa"/>
          <w:trHeight w:val="264"/>
        </w:trPr>
        <w:tc>
          <w:tcPr>
            <w:tcW w:w="6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F8AE79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1-2-6</w:t>
            </w:r>
          </w:p>
        </w:tc>
        <w:tc>
          <w:tcPr>
            <w:tcW w:w="617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3E4A5636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-0.002</w:t>
            </w:r>
          </w:p>
        </w:tc>
        <w:tc>
          <w:tcPr>
            <w:tcW w:w="6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DA3201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0.203</w:t>
            </w:r>
          </w:p>
        </w:tc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01BD28C8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0.206</w:t>
            </w:r>
          </w:p>
        </w:tc>
        <w:tc>
          <w:tcPr>
            <w:tcW w:w="74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D24105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100%</w:t>
            </w:r>
          </w:p>
        </w:tc>
        <w:tc>
          <w:tcPr>
            <w:tcW w:w="64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2D1537C8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-0.008</w:t>
            </w:r>
          </w:p>
        </w:tc>
        <w:tc>
          <w:tcPr>
            <w:tcW w:w="6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09D1C5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0.187</w:t>
            </w:r>
          </w:p>
        </w:tc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6DC12B6F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0.198</w:t>
            </w:r>
          </w:p>
        </w:tc>
        <w:tc>
          <w:tcPr>
            <w:tcW w:w="7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AC3C5C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100%</w:t>
            </w:r>
          </w:p>
        </w:tc>
        <w:tc>
          <w:tcPr>
            <w:tcW w:w="645" w:type="dxa"/>
            <w:gridSpan w:val="2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389452CA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-0.031</w:t>
            </w:r>
          </w:p>
        </w:tc>
        <w:tc>
          <w:tcPr>
            <w:tcW w:w="6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38E028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0.212</w:t>
            </w:r>
          </w:p>
        </w:tc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79FC3106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0.198</w:t>
            </w:r>
          </w:p>
        </w:tc>
        <w:tc>
          <w:tcPr>
            <w:tcW w:w="74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F1B2DB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100%</w:t>
            </w:r>
          </w:p>
        </w:tc>
        <w:tc>
          <w:tcPr>
            <w:tcW w:w="64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0567692F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0.002</w:t>
            </w:r>
          </w:p>
        </w:tc>
        <w:tc>
          <w:tcPr>
            <w:tcW w:w="62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3AD995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0.182</w:t>
            </w:r>
          </w:p>
        </w:tc>
        <w:tc>
          <w:tcPr>
            <w:tcW w:w="61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4BBA1B18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0.198</w:t>
            </w:r>
          </w:p>
        </w:tc>
        <w:tc>
          <w:tcPr>
            <w:tcW w:w="75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AE4C33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100%</w:t>
            </w:r>
          </w:p>
        </w:tc>
      </w:tr>
      <w:tr w:rsidR="009407FD" w:rsidRPr="004429C1" w14:paraId="3BBB9089" w14:textId="77777777" w:rsidTr="00DC0748">
        <w:trPr>
          <w:gridAfter w:val="1"/>
          <w:wAfter w:w="18" w:type="dxa"/>
          <w:trHeight w:val="264"/>
        </w:trPr>
        <w:tc>
          <w:tcPr>
            <w:tcW w:w="6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CC55A0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1-3-6</w:t>
            </w:r>
          </w:p>
        </w:tc>
        <w:tc>
          <w:tcPr>
            <w:tcW w:w="617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3EFDB830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-0.006</w:t>
            </w:r>
          </w:p>
        </w:tc>
        <w:tc>
          <w:tcPr>
            <w:tcW w:w="6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8FD3D8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0.207</w:t>
            </w:r>
          </w:p>
        </w:tc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76BEC71A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0.192</w:t>
            </w:r>
          </w:p>
        </w:tc>
        <w:tc>
          <w:tcPr>
            <w:tcW w:w="74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E93526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39%</w:t>
            </w:r>
          </w:p>
        </w:tc>
        <w:tc>
          <w:tcPr>
            <w:tcW w:w="64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00A89A4C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-0.011</w:t>
            </w:r>
          </w:p>
        </w:tc>
        <w:tc>
          <w:tcPr>
            <w:tcW w:w="6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33FE85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0.192</w:t>
            </w:r>
          </w:p>
        </w:tc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68B814E6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0.194</w:t>
            </w:r>
          </w:p>
        </w:tc>
        <w:tc>
          <w:tcPr>
            <w:tcW w:w="7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06A606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45%</w:t>
            </w:r>
          </w:p>
        </w:tc>
        <w:tc>
          <w:tcPr>
            <w:tcW w:w="645" w:type="dxa"/>
            <w:gridSpan w:val="2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0F1C38A8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-0.003</w:t>
            </w:r>
          </w:p>
        </w:tc>
        <w:tc>
          <w:tcPr>
            <w:tcW w:w="6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B63DE7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0.201</w:t>
            </w:r>
          </w:p>
        </w:tc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12719B97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0.192</w:t>
            </w:r>
          </w:p>
        </w:tc>
        <w:tc>
          <w:tcPr>
            <w:tcW w:w="74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6AAD13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40%</w:t>
            </w:r>
          </w:p>
        </w:tc>
        <w:tc>
          <w:tcPr>
            <w:tcW w:w="64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367E74BD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-0.004</w:t>
            </w:r>
          </w:p>
        </w:tc>
        <w:tc>
          <w:tcPr>
            <w:tcW w:w="62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515166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0.212</w:t>
            </w:r>
          </w:p>
        </w:tc>
        <w:tc>
          <w:tcPr>
            <w:tcW w:w="61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46AC8E9F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0.193</w:t>
            </w:r>
          </w:p>
        </w:tc>
        <w:tc>
          <w:tcPr>
            <w:tcW w:w="75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E8380F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39%</w:t>
            </w:r>
          </w:p>
        </w:tc>
      </w:tr>
      <w:tr w:rsidR="009407FD" w:rsidRPr="004429C1" w14:paraId="7563AF1B" w14:textId="77777777" w:rsidTr="00DC0748">
        <w:trPr>
          <w:gridAfter w:val="1"/>
          <w:wAfter w:w="18" w:type="dxa"/>
          <w:trHeight w:val="264"/>
        </w:trPr>
        <w:tc>
          <w:tcPr>
            <w:tcW w:w="6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A49FA1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1-4-6</w:t>
            </w:r>
          </w:p>
        </w:tc>
        <w:tc>
          <w:tcPr>
            <w:tcW w:w="617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378C9E62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-0.025</w:t>
            </w:r>
          </w:p>
        </w:tc>
        <w:tc>
          <w:tcPr>
            <w:tcW w:w="6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A4E69A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0.229</w:t>
            </w:r>
          </w:p>
        </w:tc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592F62FB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0.196</w:t>
            </w:r>
          </w:p>
        </w:tc>
        <w:tc>
          <w:tcPr>
            <w:tcW w:w="74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F52A80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100%</w:t>
            </w:r>
          </w:p>
        </w:tc>
        <w:tc>
          <w:tcPr>
            <w:tcW w:w="64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1D6C38E2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-0.013</w:t>
            </w:r>
          </w:p>
        </w:tc>
        <w:tc>
          <w:tcPr>
            <w:tcW w:w="6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CEFB69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0.188</w:t>
            </w:r>
          </w:p>
        </w:tc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2E8FC5A9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0.192</w:t>
            </w:r>
          </w:p>
        </w:tc>
        <w:tc>
          <w:tcPr>
            <w:tcW w:w="7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9EA80E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100%</w:t>
            </w:r>
          </w:p>
        </w:tc>
        <w:tc>
          <w:tcPr>
            <w:tcW w:w="645" w:type="dxa"/>
            <w:gridSpan w:val="2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4DA1FBC0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-0.013</w:t>
            </w:r>
          </w:p>
        </w:tc>
        <w:tc>
          <w:tcPr>
            <w:tcW w:w="6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43C658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0.201</w:t>
            </w:r>
          </w:p>
        </w:tc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751D16C0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0.200</w:t>
            </w:r>
          </w:p>
        </w:tc>
        <w:tc>
          <w:tcPr>
            <w:tcW w:w="74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FEBC75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100%</w:t>
            </w:r>
          </w:p>
        </w:tc>
        <w:tc>
          <w:tcPr>
            <w:tcW w:w="64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0290C653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-0.020</w:t>
            </w:r>
          </w:p>
        </w:tc>
        <w:tc>
          <w:tcPr>
            <w:tcW w:w="62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150E56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0.191</w:t>
            </w:r>
          </w:p>
        </w:tc>
        <w:tc>
          <w:tcPr>
            <w:tcW w:w="61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4DD3A4DA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0.194</w:t>
            </w:r>
          </w:p>
        </w:tc>
        <w:tc>
          <w:tcPr>
            <w:tcW w:w="75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682517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100%</w:t>
            </w:r>
          </w:p>
        </w:tc>
      </w:tr>
      <w:tr w:rsidR="009407FD" w:rsidRPr="004429C1" w14:paraId="00CE6ADB" w14:textId="77777777" w:rsidTr="00DC0748">
        <w:trPr>
          <w:gridAfter w:val="1"/>
          <w:wAfter w:w="18" w:type="dxa"/>
          <w:trHeight w:val="264"/>
        </w:trPr>
        <w:tc>
          <w:tcPr>
            <w:tcW w:w="6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419127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1-3-7</w:t>
            </w:r>
          </w:p>
        </w:tc>
        <w:tc>
          <w:tcPr>
            <w:tcW w:w="617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4A6A3FD6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-0.028</w:t>
            </w:r>
          </w:p>
        </w:tc>
        <w:tc>
          <w:tcPr>
            <w:tcW w:w="6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1FD732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0.332</w:t>
            </w:r>
          </w:p>
        </w:tc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058F8CEF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0.260</w:t>
            </w:r>
          </w:p>
        </w:tc>
        <w:tc>
          <w:tcPr>
            <w:tcW w:w="74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1E5249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100%</w:t>
            </w:r>
          </w:p>
        </w:tc>
        <w:tc>
          <w:tcPr>
            <w:tcW w:w="64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7947B3D3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-0.001</w:t>
            </w:r>
          </w:p>
        </w:tc>
        <w:tc>
          <w:tcPr>
            <w:tcW w:w="6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CAA8DA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0.216</w:t>
            </w:r>
          </w:p>
        </w:tc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4FBC8F22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0.220</w:t>
            </w:r>
          </w:p>
        </w:tc>
        <w:tc>
          <w:tcPr>
            <w:tcW w:w="7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CBE053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100%</w:t>
            </w:r>
          </w:p>
        </w:tc>
        <w:tc>
          <w:tcPr>
            <w:tcW w:w="645" w:type="dxa"/>
            <w:gridSpan w:val="2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1B6982E2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-0.042</w:t>
            </w:r>
          </w:p>
        </w:tc>
        <w:tc>
          <w:tcPr>
            <w:tcW w:w="6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CECA74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0.292</w:t>
            </w:r>
          </w:p>
        </w:tc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4D39A060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0.247</w:t>
            </w:r>
          </w:p>
        </w:tc>
        <w:tc>
          <w:tcPr>
            <w:tcW w:w="74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CA73B8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100%</w:t>
            </w:r>
          </w:p>
        </w:tc>
        <w:tc>
          <w:tcPr>
            <w:tcW w:w="64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0FC62274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-0.003</w:t>
            </w:r>
          </w:p>
        </w:tc>
        <w:tc>
          <w:tcPr>
            <w:tcW w:w="62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246FFE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0.205</w:t>
            </w:r>
          </w:p>
        </w:tc>
        <w:tc>
          <w:tcPr>
            <w:tcW w:w="61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73E9316C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0.216</w:t>
            </w:r>
          </w:p>
        </w:tc>
        <w:tc>
          <w:tcPr>
            <w:tcW w:w="75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19E762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100%</w:t>
            </w:r>
          </w:p>
        </w:tc>
      </w:tr>
      <w:tr w:rsidR="009407FD" w:rsidRPr="004429C1" w14:paraId="50D6EBF9" w14:textId="77777777" w:rsidTr="00DC0748">
        <w:trPr>
          <w:gridAfter w:val="1"/>
          <w:wAfter w:w="18" w:type="dxa"/>
          <w:trHeight w:val="264"/>
        </w:trPr>
        <w:tc>
          <w:tcPr>
            <w:tcW w:w="6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E5F548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1-4-7</w:t>
            </w:r>
          </w:p>
        </w:tc>
        <w:tc>
          <w:tcPr>
            <w:tcW w:w="617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55FF7497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-0.233</w:t>
            </w:r>
          </w:p>
        </w:tc>
        <w:tc>
          <w:tcPr>
            <w:tcW w:w="6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28BB5B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0.637</w:t>
            </w:r>
          </w:p>
        </w:tc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69A862D4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0.967</w:t>
            </w:r>
          </w:p>
        </w:tc>
        <w:tc>
          <w:tcPr>
            <w:tcW w:w="74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E457DF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1%</w:t>
            </w:r>
          </w:p>
        </w:tc>
        <w:tc>
          <w:tcPr>
            <w:tcW w:w="64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020C05B2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-0.239</w:t>
            </w:r>
          </w:p>
        </w:tc>
        <w:tc>
          <w:tcPr>
            <w:tcW w:w="6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431E8F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0.628</w:t>
            </w:r>
          </w:p>
        </w:tc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03F823D4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0.964</w:t>
            </w:r>
          </w:p>
        </w:tc>
        <w:tc>
          <w:tcPr>
            <w:tcW w:w="7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833842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1%</w:t>
            </w:r>
          </w:p>
        </w:tc>
        <w:tc>
          <w:tcPr>
            <w:tcW w:w="645" w:type="dxa"/>
            <w:gridSpan w:val="2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02121751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-0.235</w:t>
            </w:r>
          </w:p>
        </w:tc>
        <w:tc>
          <w:tcPr>
            <w:tcW w:w="6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154204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0.630</w:t>
            </w:r>
          </w:p>
        </w:tc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499240C9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0.966</w:t>
            </w:r>
          </w:p>
        </w:tc>
        <w:tc>
          <w:tcPr>
            <w:tcW w:w="74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CC4BBC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2%</w:t>
            </w:r>
          </w:p>
        </w:tc>
        <w:tc>
          <w:tcPr>
            <w:tcW w:w="64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5A8224FE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-0.280</w:t>
            </w:r>
          </w:p>
        </w:tc>
        <w:tc>
          <w:tcPr>
            <w:tcW w:w="62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D1F8DE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0.668</w:t>
            </w:r>
          </w:p>
        </w:tc>
        <w:tc>
          <w:tcPr>
            <w:tcW w:w="61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0B453943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1.112</w:t>
            </w:r>
          </w:p>
        </w:tc>
        <w:tc>
          <w:tcPr>
            <w:tcW w:w="75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B2864B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2%</w:t>
            </w:r>
          </w:p>
        </w:tc>
      </w:tr>
      <w:tr w:rsidR="009407FD" w:rsidRPr="004429C1" w14:paraId="4D073E1D" w14:textId="77777777" w:rsidTr="00DC0748">
        <w:trPr>
          <w:gridAfter w:val="1"/>
          <w:wAfter w:w="18" w:type="dxa"/>
          <w:trHeight w:val="264"/>
        </w:trPr>
        <w:tc>
          <w:tcPr>
            <w:tcW w:w="6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278BB1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</w:p>
        </w:tc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26F624" w14:textId="77777777" w:rsidR="009407FD" w:rsidRPr="00EB15E4" w:rsidRDefault="009407FD" w:rsidP="00DC0748">
            <w:pPr>
              <w:jc w:val="center"/>
              <w:rPr>
                <w:sz w:val="15"/>
                <w:szCs w:val="15"/>
              </w:rPr>
            </w:pPr>
          </w:p>
        </w:tc>
        <w:tc>
          <w:tcPr>
            <w:tcW w:w="6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BDB20C" w14:textId="77777777" w:rsidR="009407FD" w:rsidRPr="00EB15E4" w:rsidRDefault="009407FD" w:rsidP="00DC0748">
            <w:pPr>
              <w:jc w:val="center"/>
              <w:rPr>
                <w:sz w:val="15"/>
                <w:szCs w:val="15"/>
              </w:rPr>
            </w:pPr>
          </w:p>
        </w:tc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645093" w14:textId="77777777" w:rsidR="009407FD" w:rsidRPr="00EB15E4" w:rsidRDefault="009407FD" w:rsidP="00DC0748">
            <w:pPr>
              <w:jc w:val="center"/>
              <w:rPr>
                <w:sz w:val="15"/>
                <w:szCs w:val="15"/>
              </w:rPr>
            </w:pPr>
          </w:p>
        </w:tc>
        <w:tc>
          <w:tcPr>
            <w:tcW w:w="7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73E58D" w14:textId="77777777" w:rsidR="009407FD" w:rsidRPr="00EB15E4" w:rsidRDefault="009407FD" w:rsidP="00DC0748">
            <w:pPr>
              <w:jc w:val="center"/>
              <w:rPr>
                <w:sz w:val="15"/>
                <w:szCs w:val="15"/>
              </w:rPr>
            </w:pPr>
          </w:p>
        </w:tc>
        <w:tc>
          <w:tcPr>
            <w:tcW w:w="64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3A3D60" w14:textId="77777777" w:rsidR="009407FD" w:rsidRPr="00EB15E4" w:rsidRDefault="009407FD" w:rsidP="00DC0748">
            <w:pPr>
              <w:jc w:val="center"/>
              <w:rPr>
                <w:sz w:val="15"/>
                <w:szCs w:val="15"/>
              </w:rPr>
            </w:pPr>
          </w:p>
        </w:tc>
        <w:tc>
          <w:tcPr>
            <w:tcW w:w="6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51359B" w14:textId="77777777" w:rsidR="009407FD" w:rsidRPr="00EB15E4" w:rsidRDefault="009407FD" w:rsidP="00DC0748">
            <w:pPr>
              <w:jc w:val="center"/>
              <w:rPr>
                <w:sz w:val="15"/>
                <w:szCs w:val="15"/>
              </w:rPr>
            </w:pPr>
          </w:p>
        </w:tc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82822E" w14:textId="77777777" w:rsidR="009407FD" w:rsidRPr="00EB15E4" w:rsidRDefault="009407FD" w:rsidP="00DC0748">
            <w:pPr>
              <w:jc w:val="center"/>
              <w:rPr>
                <w:sz w:val="15"/>
                <w:szCs w:val="15"/>
              </w:rPr>
            </w:pPr>
          </w:p>
        </w:tc>
        <w:tc>
          <w:tcPr>
            <w:tcW w:w="7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C8F6C1" w14:textId="77777777" w:rsidR="009407FD" w:rsidRPr="00EB15E4" w:rsidRDefault="009407FD" w:rsidP="00DC0748">
            <w:pPr>
              <w:jc w:val="center"/>
              <w:rPr>
                <w:sz w:val="15"/>
                <w:szCs w:val="15"/>
              </w:rPr>
            </w:pPr>
          </w:p>
        </w:tc>
        <w:tc>
          <w:tcPr>
            <w:tcW w:w="6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AF0DFF" w14:textId="77777777" w:rsidR="009407FD" w:rsidRPr="00EB15E4" w:rsidRDefault="009407FD" w:rsidP="00DC0748">
            <w:pPr>
              <w:jc w:val="center"/>
              <w:rPr>
                <w:sz w:val="15"/>
                <w:szCs w:val="15"/>
              </w:rPr>
            </w:pPr>
          </w:p>
        </w:tc>
        <w:tc>
          <w:tcPr>
            <w:tcW w:w="6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B8DF35" w14:textId="77777777" w:rsidR="009407FD" w:rsidRPr="00EB15E4" w:rsidRDefault="009407FD" w:rsidP="00DC0748">
            <w:pPr>
              <w:jc w:val="center"/>
              <w:rPr>
                <w:sz w:val="15"/>
                <w:szCs w:val="15"/>
              </w:rPr>
            </w:pPr>
          </w:p>
        </w:tc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57B97D" w14:textId="77777777" w:rsidR="009407FD" w:rsidRPr="00EB15E4" w:rsidRDefault="009407FD" w:rsidP="00DC0748">
            <w:pPr>
              <w:jc w:val="center"/>
              <w:rPr>
                <w:sz w:val="15"/>
                <w:szCs w:val="15"/>
              </w:rPr>
            </w:pPr>
          </w:p>
        </w:tc>
        <w:tc>
          <w:tcPr>
            <w:tcW w:w="7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73C3F4" w14:textId="77777777" w:rsidR="009407FD" w:rsidRPr="00EB15E4" w:rsidRDefault="009407FD" w:rsidP="00DC0748">
            <w:pPr>
              <w:jc w:val="center"/>
              <w:rPr>
                <w:sz w:val="15"/>
                <w:szCs w:val="15"/>
              </w:rPr>
            </w:pPr>
          </w:p>
        </w:tc>
        <w:tc>
          <w:tcPr>
            <w:tcW w:w="64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3155CA" w14:textId="77777777" w:rsidR="009407FD" w:rsidRPr="00EB15E4" w:rsidRDefault="009407FD" w:rsidP="00DC0748">
            <w:pPr>
              <w:jc w:val="center"/>
              <w:rPr>
                <w:sz w:val="15"/>
                <w:szCs w:val="15"/>
              </w:rPr>
            </w:pPr>
          </w:p>
        </w:tc>
        <w:tc>
          <w:tcPr>
            <w:tcW w:w="62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B4DA4E" w14:textId="77777777" w:rsidR="009407FD" w:rsidRPr="00EB15E4" w:rsidRDefault="009407FD" w:rsidP="00DC0748">
            <w:pPr>
              <w:jc w:val="center"/>
              <w:rPr>
                <w:sz w:val="15"/>
                <w:szCs w:val="15"/>
              </w:rPr>
            </w:pPr>
          </w:p>
        </w:tc>
        <w:tc>
          <w:tcPr>
            <w:tcW w:w="61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27DDD1" w14:textId="77777777" w:rsidR="009407FD" w:rsidRPr="00EB15E4" w:rsidRDefault="009407FD" w:rsidP="00DC0748">
            <w:pPr>
              <w:jc w:val="center"/>
              <w:rPr>
                <w:sz w:val="15"/>
                <w:szCs w:val="15"/>
              </w:rPr>
            </w:pPr>
          </w:p>
        </w:tc>
        <w:tc>
          <w:tcPr>
            <w:tcW w:w="75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7581F5" w14:textId="77777777" w:rsidR="009407FD" w:rsidRPr="00EB15E4" w:rsidRDefault="009407FD" w:rsidP="00DC0748">
            <w:pPr>
              <w:jc w:val="center"/>
              <w:rPr>
                <w:sz w:val="15"/>
                <w:szCs w:val="15"/>
              </w:rPr>
            </w:pPr>
          </w:p>
        </w:tc>
      </w:tr>
      <w:tr w:rsidR="009407FD" w:rsidRPr="004429C1" w14:paraId="29621FF4" w14:textId="77777777" w:rsidTr="00DC0748">
        <w:trPr>
          <w:trHeight w:val="264"/>
        </w:trPr>
        <w:tc>
          <w:tcPr>
            <w:tcW w:w="8592" w:type="dxa"/>
            <w:gridSpan w:val="16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E6BB86" w14:textId="77777777" w:rsidR="009407FD" w:rsidRPr="00EB15E4" w:rsidRDefault="009407FD" w:rsidP="00DC0748">
            <w:pPr>
              <w:jc w:val="center"/>
              <w:rPr>
                <w:b/>
                <w:bCs/>
                <w:color w:val="000000"/>
                <w:sz w:val="15"/>
                <w:szCs w:val="15"/>
              </w:rPr>
            </w:pPr>
            <w:r w:rsidRPr="00EB15E4">
              <w:rPr>
                <w:b/>
                <w:bCs/>
                <w:color w:val="000000"/>
                <w:sz w:val="15"/>
                <w:szCs w:val="15"/>
              </w:rPr>
              <w:t>Number of Items</w:t>
            </w:r>
          </w:p>
        </w:tc>
        <w:tc>
          <w:tcPr>
            <w:tcW w:w="64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B4C71E" w14:textId="77777777" w:rsidR="009407FD" w:rsidRPr="00EB15E4" w:rsidRDefault="009407FD" w:rsidP="00DC0748">
            <w:pPr>
              <w:jc w:val="center"/>
              <w:rPr>
                <w:b/>
                <w:bCs/>
                <w:color w:val="000000"/>
                <w:sz w:val="15"/>
                <w:szCs w:val="15"/>
              </w:rPr>
            </w:pPr>
          </w:p>
        </w:tc>
        <w:tc>
          <w:tcPr>
            <w:tcW w:w="62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478FA9" w14:textId="77777777" w:rsidR="009407FD" w:rsidRPr="00EB15E4" w:rsidRDefault="009407FD" w:rsidP="00DC0748">
            <w:pPr>
              <w:rPr>
                <w:sz w:val="15"/>
                <w:szCs w:val="15"/>
              </w:rPr>
            </w:pPr>
          </w:p>
        </w:tc>
        <w:tc>
          <w:tcPr>
            <w:tcW w:w="61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5EFDFD" w14:textId="77777777" w:rsidR="009407FD" w:rsidRPr="00EB15E4" w:rsidRDefault="009407FD" w:rsidP="00DC0748">
            <w:pPr>
              <w:rPr>
                <w:sz w:val="15"/>
                <w:szCs w:val="15"/>
              </w:rPr>
            </w:pPr>
          </w:p>
        </w:tc>
        <w:tc>
          <w:tcPr>
            <w:tcW w:w="7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42CA91" w14:textId="77777777" w:rsidR="009407FD" w:rsidRPr="00EB15E4" w:rsidRDefault="009407FD" w:rsidP="00DC0748">
            <w:pPr>
              <w:rPr>
                <w:sz w:val="15"/>
                <w:szCs w:val="15"/>
              </w:rPr>
            </w:pPr>
          </w:p>
        </w:tc>
      </w:tr>
      <w:tr w:rsidR="009407FD" w:rsidRPr="004429C1" w14:paraId="61CDA5E6" w14:textId="77777777" w:rsidTr="00DC0748">
        <w:trPr>
          <w:trHeight w:val="264"/>
        </w:trPr>
        <w:tc>
          <w:tcPr>
            <w:tcW w:w="696" w:type="dxa"/>
            <w:vMerge w:val="restart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3470901C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Path</w:t>
            </w:r>
          </w:p>
        </w:tc>
        <w:tc>
          <w:tcPr>
            <w:tcW w:w="2615" w:type="dxa"/>
            <w:gridSpan w:val="5"/>
            <w:tcBorders>
              <w:top w:val="nil"/>
              <w:left w:val="single" w:sz="4" w:space="0" w:color="auto"/>
              <w:bottom w:val="nil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D554C0D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  <w:u w:val="single"/>
              </w:rPr>
            </w:pPr>
            <w:r w:rsidRPr="00EB15E4">
              <w:rPr>
                <w:color w:val="000000"/>
                <w:sz w:val="15"/>
                <w:szCs w:val="15"/>
                <w:u w:val="single"/>
              </w:rPr>
              <w:t>Increasing</w:t>
            </w:r>
          </w:p>
        </w:tc>
        <w:tc>
          <w:tcPr>
            <w:tcW w:w="2640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536C4F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  <w:u w:val="single"/>
              </w:rPr>
            </w:pPr>
            <w:r w:rsidRPr="00EB15E4">
              <w:rPr>
                <w:color w:val="000000"/>
                <w:sz w:val="15"/>
                <w:szCs w:val="15"/>
                <w:u w:val="single"/>
              </w:rPr>
              <w:t>Equal</w:t>
            </w:r>
          </w:p>
        </w:tc>
        <w:tc>
          <w:tcPr>
            <w:tcW w:w="2640" w:type="dxa"/>
            <w:gridSpan w:val="5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6EE785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  <w:u w:val="single"/>
              </w:rPr>
            </w:pPr>
            <w:r w:rsidRPr="00EB15E4">
              <w:rPr>
                <w:color w:val="000000"/>
                <w:sz w:val="15"/>
                <w:szCs w:val="15"/>
                <w:u w:val="single"/>
              </w:rPr>
              <w:t>Decreasing</w:t>
            </w:r>
          </w:p>
        </w:tc>
        <w:tc>
          <w:tcPr>
            <w:tcW w:w="64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B4A479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  <w:u w:val="single"/>
              </w:rPr>
            </w:pPr>
          </w:p>
        </w:tc>
        <w:tc>
          <w:tcPr>
            <w:tcW w:w="62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16708C" w14:textId="77777777" w:rsidR="009407FD" w:rsidRPr="00EB15E4" w:rsidRDefault="009407FD" w:rsidP="00DC0748">
            <w:pPr>
              <w:rPr>
                <w:sz w:val="15"/>
                <w:szCs w:val="15"/>
              </w:rPr>
            </w:pPr>
          </w:p>
        </w:tc>
        <w:tc>
          <w:tcPr>
            <w:tcW w:w="61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E8ACB7" w14:textId="77777777" w:rsidR="009407FD" w:rsidRPr="00EB15E4" w:rsidRDefault="009407FD" w:rsidP="00DC0748">
            <w:pPr>
              <w:rPr>
                <w:sz w:val="15"/>
                <w:szCs w:val="15"/>
              </w:rPr>
            </w:pPr>
          </w:p>
        </w:tc>
        <w:tc>
          <w:tcPr>
            <w:tcW w:w="7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3693B6" w14:textId="77777777" w:rsidR="009407FD" w:rsidRPr="00EB15E4" w:rsidRDefault="009407FD" w:rsidP="00DC0748">
            <w:pPr>
              <w:rPr>
                <w:sz w:val="15"/>
                <w:szCs w:val="15"/>
              </w:rPr>
            </w:pPr>
          </w:p>
        </w:tc>
      </w:tr>
      <w:tr w:rsidR="009407FD" w:rsidRPr="004429C1" w14:paraId="7E3BA43C" w14:textId="77777777" w:rsidTr="00DC0748">
        <w:trPr>
          <w:gridAfter w:val="1"/>
          <w:wAfter w:w="18" w:type="dxa"/>
          <w:trHeight w:val="264"/>
        </w:trPr>
        <w:tc>
          <w:tcPr>
            <w:tcW w:w="696" w:type="dxa"/>
            <w:vMerge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29626144" w14:textId="77777777" w:rsidR="009407FD" w:rsidRPr="00EB15E4" w:rsidRDefault="009407FD" w:rsidP="00DC0748">
            <w:pPr>
              <w:rPr>
                <w:color w:val="000000"/>
                <w:sz w:val="15"/>
                <w:szCs w:val="15"/>
              </w:rPr>
            </w:pPr>
          </w:p>
        </w:tc>
        <w:tc>
          <w:tcPr>
            <w:tcW w:w="617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F2F2F2"/>
            <w:noWrap/>
            <w:vAlign w:val="bottom"/>
            <w:hideMark/>
          </w:tcPr>
          <w:p w14:paraId="3E3A3915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Bias</w:t>
            </w:r>
          </w:p>
        </w:tc>
        <w:tc>
          <w:tcPr>
            <w:tcW w:w="62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AACAA20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RMSE</w:t>
            </w:r>
          </w:p>
        </w:tc>
        <w:tc>
          <w:tcPr>
            <w:tcW w:w="61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2F2F2"/>
            <w:noWrap/>
            <w:vAlign w:val="bottom"/>
            <w:hideMark/>
          </w:tcPr>
          <w:p w14:paraId="2D07831D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SEM</w:t>
            </w:r>
          </w:p>
        </w:tc>
        <w:tc>
          <w:tcPr>
            <w:tcW w:w="7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3DC22F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% Error</w:t>
            </w:r>
          </w:p>
        </w:tc>
        <w:tc>
          <w:tcPr>
            <w:tcW w:w="647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2F2F2"/>
            <w:noWrap/>
            <w:vAlign w:val="bottom"/>
            <w:hideMark/>
          </w:tcPr>
          <w:p w14:paraId="204F45F7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Bias</w:t>
            </w:r>
          </w:p>
        </w:tc>
        <w:tc>
          <w:tcPr>
            <w:tcW w:w="62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C3BD3BF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RMSE</w:t>
            </w:r>
          </w:p>
        </w:tc>
        <w:tc>
          <w:tcPr>
            <w:tcW w:w="61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2F2F2"/>
            <w:noWrap/>
            <w:vAlign w:val="bottom"/>
            <w:hideMark/>
          </w:tcPr>
          <w:p w14:paraId="3E371703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SEM</w:t>
            </w:r>
          </w:p>
        </w:tc>
        <w:tc>
          <w:tcPr>
            <w:tcW w:w="74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27A92A6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% Error</w:t>
            </w:r>
          </w:p>
        </w:tc>
        <w:tc>
          <w:tcPr>
            <w:tcW w:w="645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F2F2F2"/>
            <w:noWrap/>
            <w:vAlign w:val="bottom"/>
            <w:hideMark/>
          </w:tcPr>
          <w:p w14:paraId="1358CBDD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Bias</w:t>
            </w:r>
          </w:p>
        </w:tc>
        <w:tc>
          <w:tcPr>
            <w:tcW w:w="62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091A3CB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RMSE</w:t>
            </w:r>
          </w:p>
        </w:tc>
        <w:tc>
          <w:tcPr>
            <w:tcW w:w="61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2F2F2"/>
            <w:noWrap/>
            <w:vAlign w:val="bottom"/>
            <w:hideMark/>
          </w:tcPr>
          <w:p w14:paraId="7E4579A9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SEM</w:t>
            </w:r>
          </w:p>
        </w:tc>
        <w:tc>
          <w:tcPr>
            <w:tcW w:w="74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A593D35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% Error</w:t>
            </w:r>
          </w:p>
        </w:tc>
        <w:tc>
          <w:tcPr>
            <w:tcW w:w="64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8DFAFC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</w:p>
        </w:tc>
        <w:tc>
          <w:tcPr>
            <w:tcW w:w="62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E2827E" w14:textId="77777777" w:rsidR="009407FD" w:rsidRPr="00EB15E4" w:rsidRDefault="009407FD" w:rsidP="00DC0748">
            <w:pPr>
              <w:rPr>
                <w:sz w:val="15"/>
                <w:szCs w:val="15"/>
              </w:rPr>
            </w:pPr>
          </w:p>
        </w:tc>
        <w:tc>
          <w:tcPr>
            <w:tcW w:w="61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B4F9AA" w14:textId="77777777" w:rsidR="009407FD" w:rsidRPr="00EB15E4" w:rsidRDefault="009407FD" w:rsidP="00DC0748">
            <w:pPr>
              <w:rPr>
                <w:sz w:val="15"/>
                <w:szCs w:val="15"/>
              </w:rPr>
            </w:pPr>
          </w:p>
        </w:tc>
        <w:tc>
          <w:tcPr>
            <w:tcW w:w="75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DA92BA" w14:textId="77777777" w:rsidR="009407FD" w:rsidRPr="00EB15E4" w:rsidRDefault="009407FD" w:rsidP="00DC0748">
            <w:pPr>
              <w:rPr>
                <w:sz w:val="15"/>
                <w:szCs w:val="15"/>
              </w:rPr>
            </w:pPr>
          </w:p>
        </w:tc>
      </w:tr>
      <w:tr w:rsidR="009407FD" w:rsidRPr="004429C1" w14:paraId="19E9FE9A" w14:textId="77777777" w:rsidTr="00DC0748">
        <w:trPr>
          <w:gridAfter w:val="1"/>
          <w:wAfter w:w="18" w:type="dxa"/>
          <w:trHeight w:val="264"/>
        </w:trPr>
        <w:tc>
          <w:tcPr>
            <w:tcW w:w="6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189A9D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1-2-5</w:t>
            </w:r>
          </w:p>
        </w:tc>
        <w:tc>
          <w:tcPr>
            <w:tcW w:w="617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37F06CF3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0.073</w:t>
            </w:r>
          </w:p>
        </w:tc>
        <w:tc>
          <w:tcPr>
            <w:tcW w:w="6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90800B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0.482</w:t>
            </w:r>
          </w:p>
        </w:tc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4B8CF0B3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0.865</w:t>
            </w:r>
          </w:p>
        </w:tc>
        <w:tc>
          <w:tcPr>
            <w:tcW w:w="74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FAE089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1%</w:t>
            </w:r>
          </w:p>
        </w:tc>
        <w:tc>
          <w:tcPr>
            <w:tcW w:w="64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4B84DBFC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0.074</w:t>
            </w:r>
          </w:p>
        </w:tc>
        <w:tc>
          <w:tcPr>
            <w:tcW w:w="6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F821E5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0.511</w:t>
            </w:r>
          </w:p>
        </w:tc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443935BE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1.027</w:t>
            </w:r>
          </w:p>
        </w:tc>
        <w:tc>
          <w:tcPr>
            <w:tcW w:w="7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CF94E9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1%</w:t>
            </w:r>
          </w:p>
        </w:tc>
        <w:tc>
          <w:tcPr>
            <w:tcW w:w="645" w:type="dxa"/>
            <w:gridSpan w:val="2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73909525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0.088</w:t>
            </w:r>
          </w:p>
        </w:tc>
        <w:tc>
          <w:tcPr>
            <w:tcW w:w="6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B698DE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0.546</w:t>
            </w:r>
          </w:p>
        </w:tc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541329D4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1.297</w:t>
            </w:r>
          </w:p>
        </w:tc>
        <w:tc>
          <w:tcPr>
            <w:tcW w:w="7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389828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0%</w:t>
            </w:r>
          </w:p>
        </w:tc>
        <w:tc>
          <w:tcPr>
            <w:tcW w:w="64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32372F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</w:p>
        </w:tc>
        <w:tc>
          <w:tcPr>
            <w:tcW w:w="62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7BDB45" w14:textId="77777777" w:rsidR="009407FD" w:rsidRPr="00EB15E4" w:rsidRDefault="009407FD" w:rsidP="00DC0748">
            <w:pPr>
              <w:rPr>
                <w:sz w:val="15"/>
                <w:szCs w:val="15"/>
              </w:rPr>
            </w:pPr>
          </w:p>
        </w:tc>
        <w:tc>
          <w:tcPr>
            <w:tcW w:w="61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97ADB2" w14:textId="77777777" w:rsidR="009407FD" w:rsidRPr="00EB15E4" w:rsidRDefault="009407FD" w:rsidP="00DC0748">
            <w:pPr>
              <w:rPr>
                <w:sz w:val="15"/>
                <w:szCs w:val="15"/>
              </w:rPr>
            </w:pPr>
          </w:p>
        </w:tc>
        <w:tc>
          <w:tcPr>
            <w:tcW w:w="75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EF7861" w14:textId="77777777" w:rsidR="009407FD" w:rsidRPr="00EB15E4" w:rsidRDefault="009407FD" w:rsidP="00DC0748">
            <w:pPr>
              <w:rPr>
                <w:sz w:val="15"/>
                <w:szCs w:val="15"/>
              </w:rPr>
            </w:pPr>
          </w:p>
        </w:tc>
      </w:tr>
      <w:tr w:rsidR="009407FD" w:rsidRPr="004429C1" w14:paraId="253070A8" w14:textId="77777777" w:rsidTr="00DC0748">
        <w:trPr>
          <w:gridAfter w:val="1"/>
          <w:wAfter w:w="18" w:type="dxa"/>
          <w:trHeight w:val="264"/>
        </w:trPr>
        <w:tc>
          <w:tcPr>
            <w:tcW w:w="6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D919DC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1-3-5</w:t>
            </w:r>
          </w:p>
        </w:tc>
        <w:tc>
          <w:tcPr>
            <w:tcW w:w="617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63C1E470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0.008</w:t>
            </w:r>
          </w:p>
        </w:tc>
        <w:tc>
          <w:tcPr>
            <w:tcW w:w="6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657C86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0.388</w:t>
            </w:r>
          </w:p>
        </w:tc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7066E05E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0.500</w:t>
            </w:r>
          </w:p>
        </w:tc>
        <w:tc>
          <w:tcPr>
            <w:tcW w:w="74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BA5F20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100%</w:t>
            </w:r>
          </w:p>
        </w:tc>
        <w:tc>
          <w:tcPr>
            <w:tcW w:w="64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49E01488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0.010</w:t>
            </w:r>
          </w:p>
        </w:tc>
        <w:tc>
          <w:tcPr>
            <w:tcW w:w="6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80914E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0.312</w:t>
            </w:r>
          </w:p>
        </w:tc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43532664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0.328</w:t>
            </w:r>
          </w:p>
        </w:tc>
        <w:tc>
          <w:tcPr>
            <w:tcW w:w="7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F4A7FD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100%</w:t>
            </w:r>
          </w:p>
        </w:tc>
        <w:tc>
          <w:tcPr>
            <w:tcW w:w="645" w:type="dxa"/>
            <w:gridSpan w:val="2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2FDD70B3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-0.025</w:t>
            </w:r>
          </w:p>
        </w:tc>
        <w:tc>
          <w:tcPr>
            <w:tcW w:w="6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394A0F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0.241</w:t>
            </w:r>
          </w:p>
        </w:tc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79DB02C7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0.267</w:t>
            </w:r>
          </w:p>
        </w:tc>
        <w:tc>
          <w:tcPr>
            <w:tcW w:w="7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068A9F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100%</w:t>
            </w:r>
          </w:p>
        </w:tc>
        <w:tc>
          <w:tcPr>
            <w:tcW w:w="64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00D931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</w:p>
        </w:tc>
        <w:tc>
          <w:tcPr>
            <w:tcW w:w="62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990811" w14:textId="77777777" w:rsidR="009407FD" w:rsidRPr="00EB15E4" w:rsidRDefault="009407FD" w:rsidP="00DC0748">
            <w:pPr>
              <w:rPr>
                <w:sz w:val="15"/>
                <w:szCs w:val="15"/>
              </w:rPr>
            </w:pPr>
          </w:p>
        </w:tc>
        <w:tc>
          <w:tcPr>
            <w:tcW w:w="61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D730CB" w14:textId="77777777" w:rsidR="009407FD" w:rsidRPr="00EB15E4" w:rsidRDefault="009407FD" w:rsidP="00DC0748">
            <w:pPr>
              <w:rPr>
                <w:sz w:val="15"/>
                <w:szCs w:val="15"/>
              </w:rPr>
            </w:pPr>
          </w:p>
        </w:tc>
        <w:tc>
          <w:tcPr>
            <w:tcW w:w="75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77B38F" w14:textId="77777777" w:rsidR="009407FD" w:rsidRPr="00EB15E4" w:rsidRDefault="009407FD" w:rsidP="00DC0748">
            <w:pPr>
              <w:rPr>
                <w:sz w:val="15"/>
                <w:szCs w:val="15"/>
              </w:rPr>
            </w:pPr>
          </w:p>
        </w:tc>
      </w:tr>
      <w:tr w:rsidR="009407FD" w:rsidRPr="004429C1" w14:paraId="6FCAE34D" w14:textId="77777777" w:rsidTr="00DC0748">
        <w:trPr>
          <w:gridAfter w:val="1"/>
          <w:wAfter w:w="18" w:type="dxa"/>
          <w:trHeight w:val="264"/>
        </w:trPr>
        <w:tc>
          <w:tcPr>
            <w:tcW w:w="6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5EB299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1-2-6</w:t>
            </w:r>
          </w:p>
        </w:tc>
        <w:tc>
          <w:tcPr>
            <w:tcW w:w="617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21F6820F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-0.011</w:t>
            </w:r>
          </w:p>
        </w:tc>
        <w:tc>
          <w:tcPr>
            <w:tcW w:w="6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E83133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0.201</w:t>
            </w:r>
          </w:p>
        </w:tc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4EB42A66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0.202</w:t>
            </w:r>
          </w:p>
        </w:tc>
        <w:tc>
          <w:tcPr>
            <w:tcW w:w="74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CB5FB9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100%</w:t>
            </w:r>
          </w:p>
        </w:tc>
        <w:tc>
          <w:tcPr>
            <w:tcW w:w="64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45241FC9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0.007</w:t>
            </w:r>
          </w:p>
        </w:tc>
        <w:tc>
          <w:tcPr>
            <w:tcW w:w="6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E44B4C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0.191</w:t>
            </w:r>
          </w:p>
        </w:tc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72295DF3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0.201</w:t>
            </w:r>
          </w:p>
        </w:tc>
        <w:tc>
          <w:tcPr>
            <w:tcW w:w="7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062E16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100%</w:t>
            </w:r>
          </w:p>
        </w:tc>
        <w:tc>
          <w:tcPr>
            <w:tcW w:w="645" w:type="dxa"/>
            <w:gridSpan w:val="2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6022D0BD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-0.026</w:t>
            </w:r>
          </w:p>
        </w:tc>
        <w:tc>
          <w:tcPr>
            <w:tcW w:w="6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AEDF31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0.193</w:t>
            </w:r>
          </w:p>
        </w:tc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79B5304A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0.196</w:t>
            </w:r>
          </w:p>
        </w:tc>
        <w:tc>
          <w:tcPr>
            <w:tcW w:w="7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0A90C0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100%</w:t>
            </w:r>
          </w:p>
        </w:tc>
        <w:tc>
          <w:tcPr>
            <w:tcW w:w="64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5FF7FC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</w:p>
        </w:tc>
        <w:tc>
          <w:tcPr>
            <w:tcW w:w="62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B9370C" w14:textId="77777777" w:rsidR="009407FD" w:rsidRPr="00EB15E4" w:rsidRDefault="009407FD" w:rsidP="00DC0748">
            <w:pPr>
              <w:rPr>
                <w:sz w:val="15"/>
                <w:szCs w:val="15"/>
              </w:rPr>
            </w:pPr>
          </w:p>
        </w:tc>
        <w:tc>
          <w:tcPr>
            <w:tcW w:w="61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817930" w14:textId="77777777" w:rsidR="009407FD" w:rsidRPr="00EB15E4" w:rsidRDefault="009407FD" w:rsidP="00DC0748">
            <w:pPr>
              <w:rPr>
                <w:sz w:val="15"/>
                <w:szCs w:val="15"/>
              </w:rPr>
            </w:pPr>
          </w:p>
        </w:tc>
        <w:tc>
          <w:tcPr>
            <w:tcW w:w="75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12F843" w14:textId="77777777" w:rsidR="009407FD" w:rsidRPr="00EB15E4" w:rsidRDefault="009407FD" w:rsidP="00DC0748">
            <w:pPr>
              <w:rPr>
                <w:sz w:val="15"/>
                <w:szCs w:val="15"/>
              </w:rPr>
            </w:pPr>
          </w:p>
        </w:tc>
      </w:tr>
      <w:tr w:rsidR="009407FD" w:rsidRPr="004429C1" w14:paraId="7895919F" w14:textId="77777777" w:rsidTr="00DC0748">
        <w:trPr>
          <w:gridAfter w:val="1"/>
          <w:wAfter w:w="18" w:type="dxa"/>
          <w:trHeight w:val="264"/>
        </w:trPr>
        <w:tc>
          <w:tcPr>
            <w:tcW w:w="6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7EED51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1-3-6</w:t>
            </w:r>
          </w:p>
        </w:tc>
        <w:tc>
          <w:tcPr>
            <w:tcW w:w="617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01632F72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-0.006</w:t>
            </w:r>
          </w:p>
        </w:tc>
        <w:tc>
          <w:tcPr>
            <w:tcW w:w="6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1FD4EC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0.208</w:t>
            </w:r>
          </w:p>
        </w:tc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41383787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0.200</w:t>
            </w:r>
          </w:p>
        </w:tc>
        <w:tc>
          <w:tcPr>
            <w:tcW w:w="74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B71A86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44%</w:t>
            </w:r>
          </w:p>
        </w:tc>
        <w:tc>
          <w:tcPr>
            <w:tcW w:w="64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1F815069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0.000</w:t>
            </w:r>
          </w:p>
        </w:tc>
        <w:tc>
          <w:tcPr>
            <w:tcW w:w="6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F69BCB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0.204</w:t>
            </w:r>
          </w:p>
        </w:tc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15C397CF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0.193</w:t>
            </w:r>
          </w:p>
        </w:tc>
        <w:tc>
          <w:tcPr>
            <w:tcW w:w="7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A3AA9B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41%</w:t>
            </w:r>
          </w:p>
        </w:tc>
        <w:tc>
          <w:tcPr>
            <w:tcW w:w="645" w:type="dxa"/>
            <w:gridSpan w:val="2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20D4BDF3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-0.013</w:t>
            </w:r>
          </w:p>
        </w:tc>
        <w:tc>
          <w:tcPr>
            <w:tcW w:w="6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87CB40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0.197</w:t>
            </w:r>
          </w:p>
        </w:tc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208D2407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0.187</w:t>
            </w:r>
          </w:p>
        </w:tc>
        <w:tc>
          <w:tcPr>
            <w:tcW w:w="7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ABE8D9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37%</w:t>
            </w:r>
          </w:p>
        </w:tc>
        <w:tc>
          <w:tcPr>
            <w:tcW w:w="64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10B18A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</w:p>
        </w:tc>
        <w:tc>
          <w:tcPr>
            <w:tcW w:w="62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77B367" w14:textId="77777777" w:rsidR="009407FD" w:rsidRPr="00EB15E4" w:rsidRDefault="009407FD" w:rsidP="00DC0748">
            <w:pPr>
              <w:rPr>
                <w:sz w:val="15"/>
                <w:szCs w:val="15"/>
              </w:rPr>
            </w:pPr>
          </w:p>
        </w:tc>
        <w:tc>
          <w:tcPr>
            <w:tcW w:w="61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2A6012" w14:textId="77777777" w:rsidR="009407FD" w:rsidRPr="00EB15E4" w:rsidRDefault="009407FD" w:rsidP="00DC0748">
            <w:pPr>
              <w:rPr>
                <w:sz w:val="15"/>
                <w:szCs w:val="15"/>
              </w:rPr>
            </w:pPr>
          </w:p>
        </w:tc>
        <w:tc>
          <w:tcPr>
            <w:tcW w:w="75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B44A5D" w14:textId="77777777" w:rsidR="009407FD" w:rsidRPr="00EB15E4" w:rsidRDefault="009407FD" w:rsidP="00DC0748">
            <w:pPr>
              <w:rPr>
                <w:sz w:val="15"/>
                <w:szCs w:val="15"/>
              </w:rPr>
            </w:pPr>
          </w:p>
        </w:tc>
      </w:tr>
      <w:tr w:rsidR="009407FD" w:rsidRPr="004429C1" w14:paraId="5AF55F3B" w14:textId="77777777" w:rsidTr="00DC0748">
        <w:trPr>
          <w:gridAfter w:val="1"/>
          <w:wAfter w:w="18" w:type="dxa"/>
          <w:trHeight w:val="264"/>
        </w:trPr>
        <w:tc>
          <w:tcPr>
            <w:tcW w:w="6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0077AD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1-4-6</w:t>
            </w:r>
          </w:p>
        </w:tc>
        <w:tc>
          <w:tcPr>
            <w:tcW w:w="617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35FBE584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-0.026</w:t>
            </w:r>
          </w:p>
        </w:tc>
        <w:tc>
          <w:tcPr>
            <w:tcW w:w="6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A0BF3D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0.213</w:t>
            </w:r>
          </w:p>
        </w:tc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00D5492D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0.199</w:t>
            </w:r>
          </w:p>
        </w:tc>
        <w:tc>
          <w:tcPr>
            <w:tcW w:w="74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64F7CD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100%</w:t>
            </w:r>
          </w:p>
        </w:tc>
        <w:tc>
          <w:tcPr>
            <w:tcW w:w="64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69832CA4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-0.010</w:t>
            </w:r>
          </w:p>
        </w:tc>
        <w:tc>
          <w:tcPr>
            <w:tcW w:w="6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548B9F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0.193</w:t>
            </w:r>
          </w:p>
        </w:tc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0E7D3479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0.194</w:t>
            </w:r>
          </w:p>
        </w:tc>
        <w:tc>
          <w:tcPr>
            <w:tcW w:w="7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52B409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100%</w:t>
            </w:r>
          </w:p>
        </w:tc>
        <w:tc>
          <w:tcPr>
            <w:tcW w:w="645" w:type="dxa"/>
            <w:gridSpan w:val="2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23D1B24F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-0.009</w:t>
            </w:r>
          </w:p>
        </w:tc>
        <w:tc>
          <w:tcPr>
            <w:tcW w:w="6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B2500C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0.194</w:t>
            </w:r>
          </w:p>
        </w:tc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59B5C3E9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0.190</w:t>
            </w:r>
          </w:p>
        </w:tc>
        <w:tc>
          <w:tcPr>
            <w:tcW w:w="7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299C89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100%</w:t>
            </w:r>
          </w:p>
        </w:tc>
        <w:tc>
          <w:tcPr>
            <w:tcW w:w="64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66F3E9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</w:p>
        </w:tc>
        <w:tc>
          <w:tcPr>
            <w:tcW w:w="62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A7F7B3" w14:textId="77777777" w:rsidR="009407FD" w:rsidRPr="00EB15E4" w:rsidRDefault="009407FD" w:rsidP="00DC0748">
            <w:pPr>
              <w:rPr>
                <w:sz w:val="15"/>
                <w:szCs w:val="15"/>
              </w:rPr>
            </w:pPr>
          </w:p>
        </w:tc>
        <w:tc>
          <w:tcPr>
            <w:tcW w:w="61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D687DC" w14:textId="77777777" w:rsidR="009407FD" w:rsidRPr="00EB15E4" w:rsidRDefault="009407FD" w:rsidP="00DC0748">
            <w:pPr>
              <w:rPr>
                <w:sz w:val="15"/>
                <w:szCs w:val="15"/>
              </w:rPr>
            </w:pPr>
          </w:p>
        </w:tc>
        <w:tc>
          <w:tcPr>
            <w:tcW w:w="75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26EA3F" w14:textId="77777777" w:rsidR="009407FD" w:rsidRPr="00EB15E4" w:rsidRDefault="009407FD" w:rsidP="00DC0748">
            <w:pPr>
              <w:rPr>
                <w:sz w:val="15"/>
                <w:szCs w:val="15"/>
              </w:rPr>
            </w:pPr>
          </w:p>
        </w:tc>
      </w:tr>
      <w:tr w:rsidR="009407FD" w:rsidRPr="004429C1" w14:paraId="06D8E980" w14:textId="77777777" w:rsidTr="00DC0748">
        <w:trPr>
          <w:gridAfter w:val="1"/>
          <w:wAfter w:w="18" w:type="dxa"/>
          <w:trHeight w:val="264"/>
        </w:trPr>
        <w:tc>
          <w:tcPr>
            <w:tcW w:w="6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534D4D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1-3-7</w:t>
            </w:r>
          </w:p>
        </w:tc>
        <w:tc>
          <w:tcPr>
            <w:tcW w:w="617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20C947E9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-0.031</w:t>
            </w:r>
          </w:p>
        </w:tc>
        <w:tc>
          <w:tcPr>
            <w:tcW w:w="6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D86D50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0.270</w:t>
            </w:r>
          </w:p>
        </w:tc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5DE694B1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0.238</w:t>
            </w:r>
          </w:p>
        </w:tc>
        <w:tc>
          <w:tcPr>
            <w:tcW w:w="74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E32317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100%</w:t>
            </w:r>
          </w:p>
        </w:tc>
        <w:tc>
          <w:tcPr>
            <w:tcW w:w="64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31C60C90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-0.007</w:t>
            </w:r>
          </w:p>
        </w:tc>
        <w:tc>
          <w:tcPr>
            <w:tcW w:w="6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DCB6AC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0.301</w:t>
            </w:r>
          </w:p>
        </w:tc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4F58AD77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0.248</w:t>
            </w:r>
          </w:p>
        </w:tc>
        <w:tc>
          <w:tcPr>
            <w:tcW w:w="7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0384ED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100%</w:t>
            </w:r>
          </w:p>
        </w:tc>
        <w:tc>
          <w:tcPr>
            <w:tcW w:w="645" w:type="dxa"/>
            <w:gridSpan w:val="2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5A0F31A4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-0.008</w:t>
            </w:r>
          </w:p>
        </w:tc>
        <w:tc>
          <w:tcPr>
            <w:tcW w:w="6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F04D9A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0.208</w:t>
            </w:r>
          </w:p>
        </w:tc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04DDCB70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0.217</w:t>
            </w:r>
          </w:p>
        </w:tc>
        <w:tc>
          <w:tcPr>
            <w:tcW w:w="7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D24DE5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100%</w:t>
            </w:r>
          </w:p>
        </w:tc>
        <w:tc>
          <w:tcPr>
            <w:tcW w:w="64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032B99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</w:p>
        </w:tc>
        <w:tc>
          <w:tcPr>
            <w:tcW w:w="62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AC6B84" w14:textId="77777777" w:rsidR="009407FD" w:rsidRPr="00EB15E4" w:rsidRDefault="009407FD" w:rsidP="00DC0748">
            <w:pPr>
              <w:rPr>
                <w:sz w:val="15"/>
                <w:szCs w:val="15"/>
              </w:rPr>
            </w:pPr>
          </w:p>
        </w:tc>
        <w:tc>
          <w:tcPr>
            <w:tcW w:w="61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A5861E" w14:textId="77777777" w:rsidR="009407FD" w:rsidRPr="00EB15E4" w:rsidRDefault="009407FD" w:rsidP="00DC0748">
            <w:pPr>
              <w:rPr>
                <w:sz w:val="15"/>
                <w:szCs w:val="15"/>
              </w:rPr>
            </w:pPr>
          </w:p>
        </w:tc>
        <w:tc>
          <w:tcPr>
            <w:tcW w:w="75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16D43D" w14:textId="77777777" w:rsidR="009407FD" w:rsidRPr="00EB15E4" w:rsidRDefault="009407FD" w:rsidP="00DC0748">
            <w:pPr>
              <w:rPr>
                <w:sz w:val="15"/>
                <w:szCs w:val="15"/>
              </w:rPr>
            </w:pPr>
          </w:p>
        </w:tc>
      </w:tr>
      <w:tr w:rsidR="009407FD" w:rsidRPr="004429C1" w14:paraId="2021A1F9" w14:textId="77777777" w:rsidTr="00DC0748">
        <w:trPr>
          <w:gridAfter w:val="1"/>
          <w:wAfter w:w="18" w:type="dxa"/>
          <w:trHeight w:val="264"/>
        </w:trPr>
        <w:tc>
          <w:tcPr>
            <w:tcW w:w="6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8295F6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1-4-7</w:t>
            </w:r>
          </w:p>
        </w:tc>
        <w:tc>
          <w:tcPr>
            <w:tcW w:w="617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0EBFEA49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-0.181</w:t>
            </w:r>
          </w:p>
        </w:tc>
        <w:tc>
          <w:tcPr>
            <w:tcW w:w="6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8BB3B4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0.543</w:t>
            </w:r>
          </w:p>
        </w:tc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517A01A4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0.708</w:t>
            </w:r>
          </w:p>
        </w:tc>
        <w:tc>
          <w:tcPr>
            <w:tcW w:w="74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9DD727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3%</w:t>
            </w:r>
          </w:p>
        </w:tc>
        <w:tc>
          <w:tcPr>
            <w:tcW w:w="64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5253E68F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-0.269</w:t>
            </w:r>
          </w:p>
        </w:tc>
        <w:tc>
          <w:tcPr>
            <w:tcW w:w="6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C0CB4C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0.674</w:t>
            </w:r>
          </w:p>
        </w:tc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3A440A29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1.102</w:t>
            </w:r>
          </w:p>
        </w:tc>
        <w:tc>
          <w:tcPr>
            <w:tcW w:w="7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46A1EE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1%</w:t>
            </w:r>
          </w:p>
        </w:tc>
        <w:tc>
          <w:tcPr>
            <w:tcW w:w="645" w:type="dxa"/>
            <w:gridSpan w:val="2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33BF1BE7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-0.289</w:t>
            </w:r>
          </w:p>
        </w:tc>
        <w:tc>
          <w:tcPr>
            <w:tcW w:w="6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9E2ABC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0.695</w:t>
            </w:r>
          </w:p>
        </w:tc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5FDA4284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1.191</w:t>
            </w:r>
          </w:p>
        </w:tc>
        <w:tc>
          <w:tcPr>
            <w:tcW w:w="7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36A216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1%</w:t>
            </w:r>
          </w:p>
        </w:tc>
        <w:tc>
          <w:tcPr>
            <w:tcW w:w="64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F5018D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</w:p>
        </w:tc>
        <w:tc>
          <w:tcPr>
            <w:tcW w:w="62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497D13" w14:textId="77777777" w:rsidR="009407FD" w:rsidRPr="00EB15E4" w:rsidRDefault="009407FD" w:rsidP="00DC0748">
            <w:pPr>
              <w:rPr>
                <w:sz w:val="15"/>
                <w:szCs w:val="15"/>
              </w:rPr>
            </w:pPr>
          </w:p>
        </w:tc>
        <w:tc>
          <w:tcPr>
            <w:tcW w:w="61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502FAD" w14:textId="77777777" w:rsidR="009407FD" w:rsidRPr="00EB15E4" w:rsidRDefault="009407FD" w:rsidP="00DC0748">
            <w:pPr>
              <w:rPr>
                <w:sz w:val="15"/>
                <w:szCs w:val="15"/>
              </w:rPr>
            </w:pPr>
          </w:p>
        </w:tc>
        <w:tc>
          <w:tcPr>
            <w:tcW w:w="75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41B74C" w14:textId="77777777" w:rsidR="009407FD" w:rsidRPr="00EB15E4" w:rsidRDefault="009407FD" w:rsidP="00DC0748">
            <w:pPr>
              <w:rPr>
                <w:sz w:val="15"/>
                <w:szCs w:val="15"/>
              </w:rPr>
            </w:pPr>
          </w:p>
        </w:tc>
      </w:tr>
      <w:tr w:rsidR="009407FD" w:rsidRPr="004429C1" w14:paraId="23FDCE73" w14:textId="77777777" w:rsidTr="00DC0748">
        <w:trPr>
          <w:gridAfter w:val="1"/>
          <w:wAfter w:w="18" w:type="dxa"/>
          <w:trHeight w:val="264"/>
        </w:trPr>
        <w:tc>
          <w:tcPr>
            <w:tcW w:w="6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4F8C3F" w14:textId="77777777" w:rsidR="009407FD" w:rsidRPr="00EB15E4" w:rsidRDefault="009407FD" w:rsidP="00DC0748">
            <w:pPr>
              <w:rPr>
                <w:sz w:val="15"/>
                <w:szCs w:val="15"/>
              </w:rPr>
            </w:pPr>
          </w:p>
        </w:tc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C42EF8" w14:textId="77777777" w:rsidR="009407FD" w:rsidRPr="00EB15E4" w:rsidRDefault="009407FD" w:rsidP="00DC0748">
            <w:pPr>
              <w:jc w:val="center"/>
              <w:rPr>
                <w:sz w:val="15"/>
                <w:szCs w:val="15"/>
              </w:rPr>
            </w:pPr>
          </w:p>
        </w:tc>
        <w:tc>
          <w:tcPr>
            <w:tcW w:w="6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4AB104" w14:textId="77777777" w:rsidR="009407FD" w:rsidRPr="00EB15E4" w:rsidRDefault="009407FD" w:rsidP="00DC0748">
            <w:pPr>
              <w:rPr>
                <w:sz w:val="15"/>
                <w:szCs w:val="15"/>
              </w:rPr>
            </w:pPr>
          </w:p>
        </w:tc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75C6E3" w14:textId="77777777" w:rsidR="009407FD" w:rsidRPr="00EB15E4" w:rsidRDefault="009407FD" w:rsidP="00DC0748">
            <w:pPr>
              <w:rPr>
                <w:sz w:val="15"/>
                <w:szCs w:val="15"/>
              </w:rPr>
            </w:pPr>
          </w:p>
        </w:tc>
        <w:tc>
          <w:tcPr>
            <w:tcW w:w="7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5BC38A" w14:textId="77777777" w:rsidR="009407FD" w:rsidRPr="00EB15E4" w:rsidRDefault="009407FD" w:rsidP="00DC0748">
            <w:pPr>
              <w:rPr>
                <w:sz w:val="15"/>
                <w:szCs w:val="15"/>
              </w:rPr>
            </w:pPr>
          </w:p>
        </w:tc>
        <w:tc>
          <w:tcPr>
            <w:tcW w:w="64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694D23" w14:textId="77777777" w:rsidR="009407FD" w:rsidRPr="00EB15E4" w:rsidRDefault="009407FD" w:rsidP="00DC0748">
            <w:pPr>
              <w:rPr>
                <w:sz w:val="15"/>
                <w:szCs w:val="15"/>
              </w:rPr>
            </w:pPr>
          </w:p>
        </w:tc>
        <w:tc>
          <w:tcPr>
            <w:tcW w:w="6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C126E9" w14:textId="77777777" w:rsidR="009407FD" w:rsidRPr="00EB15E4" w:rsidRDefault="009407FD" w:rsidP="00DC0748">
            <w:pPr>
              <w:rPr>
                <w:sz w:val="15"/>
                <w:szCs w:val="15"/>
              </w:rPr>
            </w:pPr>
          </w:p>
        </w:tc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FE8167" w14:textId="77777777" w:rsidR="009407FD" w:rsidRPr="00EB15E4" w:rsidRDefault="009407FD" w:rsidP="00DC0748">
            <w:pPr>
              <w:rPr>
                <w:sz w:val="15"/>
                <w:szCs w:val="15"/>
              </w:rPr>
            </w:pPr>
          </w:p>
        </w:tc>
        <w:tc>
          <w:tcPr>
            <w:tcW w:w="7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B70E35" w14:textId="77777777" w:rsidR="009407FD" w:rsidRPr="00EB15E4" w:rsidRDefault="009407FD" w:rsidP="00DC0748">
            <w:pPr>
              <w:rPr>
                <w:sz w:val="15"/>
                <w:szCs w:val="15"/>
              </w:rPr>
            </w:pPr>
          </w:p>
        </w:tc>
        <w:tc>
          <w:tcPr>
            <w:tcW w:w="6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A8CD29" w14:textId="77777777" w:rsidR="009407FD" w:rsidRPr="00EB15E4" w:rsidRDefault="009407FD" w:rsidP="00DC0748">
            <w:pPr>
              <w:rPr>
                <w:sz w:val="15"/>
                <w:szCs w:val="15"/>
              </w:rPr>
            </w:pPr>
          </w:p>
        </w:tc>
        <w:tc>
          <w:tcPr>
            <w:tcW w:w="6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D389CB" w14:textId="77777777" w:rsidR="009407FD" w:rsidRPr="00EB15E4" w:rsidRDefault="009407FD" w:rsidP="00DC0748">
            <w:pPr>
              <w:rPr>
                <w:sz w:val="15"/>
                <w:szCs w:val="15"/>
              </w:rPr>
            </w:pPr>
          </w:p>
        </w:tc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59F9CE" w14:textId="77777777" w:rsidR="009407FD" w:rsidRPr="00EB15E4" w:rsidRDefault="009407FD" w:rsidP="00DC0748">
            <w:pPr>
              <w:rPr>
                <w:sz w:val="15"/>
                <w:szCs w:val="15"/>
              </w:rPr>
            </w:pPr>
          </w:p>
        </w:tc>
        <w:tc>
          <w:tcPr>
            <w:tcW w:w="7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D10B22" w14:textId="77777777" w:rsidR="009407FD" w:rsidRPr="00EB15E4" w:rsidRDefault="009407FD" w:rsidP="00DC0748">
            <w:pPr>
              <w:rPr>
                <w:sz w:val="15"/>
                <w:szCs w:val="15"/>
              </w:rPr>
            </w:pPr>
          </w:p>
        </w:tc>
        <w:tc>
          <w:tcPr>
            <w:tcW w:w="64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A4F324" w14:textId="77777777" w:rsidR="009407FD" w:rsidRPr="00EB15E4" w:rsidRDefault="009407FD" w:rsidP="00DC0748">
            <w:pPr>
              <w:rPr>
                <w:sz w:val="15"/>
                <w:szCs w:val="15"/>
              </w:rPr>
            </w:pPr>
          </w:p>
        </w:tc>
        <w:tc>
          <w:tcPr>
            <w:tcW w:w="62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10731D" w14:textId="77777777" w:rsidR="009407FD" w:rsidRPr="00EB15E4" w:rsidRDefault="009407FD" w:rsidP="00DC0748">
            <w:pPr>
              <w:rPr>
                <w:sz w:val="15"/>
                <w:szCs w:val="15"/>
              </w:rPr>
            </w:pPr>
          </w:p>
        </w:tc>
        <w:tc>
          <w:tcPr>
            <w:tcW w:w="61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1CDA80" w14:textId="77777777" w:rsidR="009407FD" w:rsidRPr="00EB15E4" w:rsidRDefault="009407FD" w:rsidP="00DC0748">
            <w:pPr>
              <w:rPr>
                <w:sz w:val="15"/>
                <w:szCs w:val="15"/>
              </w:rPr>
            </w:pPr>
          </w:p>
        </w:tc>
        <w:tc>
          <w:tcPr>
            <w:tcW w:w="75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F75ED4" w14:textId="77777777" w:rsidR="009407FD" w:rsidRPr="00EB15E4" w:rsidRDefault="009407FD" w:rsidP="00DC0748">
            <w:pPr>
              <w:rPr>
                <w:sz w:val="15"/>
                <w:szCs w:val="15"/>
              </w:rPr>
            </w:pPr>
          </w:p>
        </w:tc>
      </w:tr>
      <w:tr w:rsidR="009407FD" w:rsidRPr="004429C1" w14:paraId="33B72559" w14:textId="77777777" w:rsidTr="00DC0748">
        <w:trPr>
          <w:trHeight w:val="264"/>
        </w:trPr>
        <w:tc>
          <w:tcPr>
            <w:tcW w:w="8592" w:type="dxa"/>
            <w:gridSpan w:val="16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E5C6AD" w14:textId="77777777" w:rsidR="009407FD" w:rsidRPr="00EB15E4" w:rsidRDefault="009407FD" w:rsidP="00DC0748">
            <w:pPr>
              <w:jc w:val="center"/>
              <w:rPr>
                <w:b/>
                <w:bCs/>
                <w:color w:val="000000"/>
                <w:sz w:val="15"/>
                <w:szCs w:val="15"/>
              </w:rPr>
            </w:pPr>
            <w:r w:rsidRPr="00EB15E4">
              <w:rPr>
                <w:b/>
                <w:bCs/>
                <w:color w:val="000000"/>
                <w:sz w:val="15"/>
                <w:szCs w:val="15"/>
              </w:rPr>
              <w:t>Routing Method</w:t>
            </w:r>
          </w:p>
        </w:tc>
        <w:tc>
          <w:tcPr>
            <w:tcW w:w="64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03BDD4" w14:textId="77777777" w:rsidR="009407FD" w:rsidRPr="00EB15E4" w:rsidRDefault="009407FD" w:rsidP="00DC0748">
            <w:pPr>
              <w:jc w:val="center"/>
              <w:rPr>
                <w:b/>
                <w:bCs/>
                <w:color w:val="000000"/>
                <w:sz w:val="15"/>
                <w:szCs w:val="15"/>
              </w:rPr>
            </w:pPr>
          </w:p>
        </w:tc>
        <w:tc>
          <w:tcPr>
            <w:tcW w:w="62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9645D4" w14:textId="77777777" w:rsidR="009407FD" w:rsidRPr="00EB15E4" w:rsidRDefault="009407FD" w:rsidP="00DC0748">
            <w:pPr>
              <w:rPr>
                <w:sz w:val="15"/>
                <w:szCs w:val="15"/>
              </w:rPr>
            </w:pPr>
          </w:p>
        </w:tc>
        <w:tc>
          <w:tcPr>
            <w:tcW w:w="61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01D1B8" w14:textId="77777777" w:rsidR="009407FD" w:rsidRPr="00EB15E4" w:rsidRDefault="009407FD" w:rsidP="00DC0748">
            <w:pPr>
              <w:rPr>
                <w:sz w:val="15"/>
                <w:szCs w:val="15"/>
              </w:rPr>
            </w:pPr>
          </w:p>
        </w:tc>
        <w:tc>
          <w:tcPr>
            <w:tcW w:w="7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D77BDA" w14:textId="77777777" w:rsidR="009407FD" w:rsidRPr="00EB15E4" w:rsidRDefault="009407FD" w:rsidP="00DC0748">
            <w:pPr>
              <w:rPr>
                <w:sz w:val="15"/>
                <w:szCs w:val="15"/>
              </w:rPr>
            </w:pPr>
          </w:p>
        </w:tc>
      </w:tr>
      <w:tr w:rsidR="009407FD" w:rsidRPr="004429C1" w14:paraId="070BC40B" w14:textId="77777777" w:rsidTr="00DC0748">
        <w:trPr>
          <w:trHeight w:val="264"/>
        </w:trPr>
        <w:tc>
          <w:tcPr>
            <w:tcW w:w="696" w:type="dxa"/>
            <w:vMerge w:val="restart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1420A84B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Path</w:t>
            </w:r>
          </w:p>
        </w:tc>
        <w:tc>
          <w:tcPr>
            <w:tcW w:w="2615" w:type="dxa"/>
            <w:gridSpan w:val="5"/>
            <w:tcBorders>
              <w:top w:val="nil"/>
              <w:left w:val="single" w:sz="4" w:space="0" w:color="auto"/>
              <w:bottom w:val="nil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3E4FA5F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  <w:u w:val="single"/>
              </w:rPr>
            </w:pPr>
            <w:r w:rsidRPr="00EB15E4">
              <w:rPr>
                <w:color w:val="000000"/>
                <w:sz w:val="15"/>
                <w:szCs w:val="15"/>
                <w:u w:val="single"/>
              </w:rPr>
              <w:t>Information</w:t>
            </w:r>
          </w:p>
        </w:tc>
        <w:tc>
          <w:tcPr>
            <w:tcW w:w="2640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65E009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  <w:u w:val="single"/>
              </w:rPr>
            </w:pPr>
            <w:r w:rsidRPr="00EB15E4">
              <w:rPr>
                <w:color w:val="000000"/>
                <w:sz w:val="15"/>
                <w:szCs w:val="15"/>
                <w:u w:val="single"/>
              </w:rPr>
              <w:t xml:space="preserve">Theta </w:t>
            </w:r>
            <w:proofErr w:type="spellStart"/>
            <w:r w:rsidRPr="00EB15E4">
              <w:rPr>
                <w:color w:val="000000"/>
                <w:sz w:val="15"/>
                <w:szCs w:val="15"/>
                <w:u w:val="single"/>
              </w:rPr>
              <w:t>Cutscore</w:t>
            </w:r>
            <w:proofErr w:type="spellEnd"/>
          </w:p>
        </w:tc>
        <w:tc>
          <w:tcPr>
            <w:tcW w:w="2640" w:type="dxa"/>
            <w:gridSpan w:val="5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5084B9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  <w:u w:val="single"/>
              </w:rPr>
            </w:pPr>
            <w:r w:rsidRPr="00EB15E4">
              <w:rPr>
                <w:color w:val="000000"/>
                <w:sz w:val="15"/>
                <w:szCs w:val="15"/>
                <w:u w:val="single"/>
              </w:rPr>
              <w:t>Number Correct</w:t>
            </w:r>
          </w:p>
        </w:tc>
        <w:tc>
          <w:tcPr>
            <w:tcW w:w="64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0083AE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  <w:u w:val="single"/>
              </w:rPr>
            </w:pPr>
          </w:p>
        </w:tc>
        <w:tc>
          <w:tcPr>
            <w:tcW w:w="62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C84EDB" w14:textId="77777777" w:rsidR="009407FD" w:rsidRPr="00EB15E4" w:rsidRDefault="009407FD" w:rsidP="00DC0748">
            <w:pPr>
              <w:rPr>
                <w:sz w:val="15"/>
                <w:szCs w:val="15"/>
              </w:rPr>
            </w:pPr>
          </w:p>
        </w:tc>
        <w:tc>
          <w:tcPr>
            <w:tcW w:w="61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85D438" w14:textId="77777777" w:rsidR="009407FD" w:rsidRPr="00EB15E4" w:rsidRDefault="009407FD" w:rsidP="00DC0748">
            <w:pPr>
              <w:rPr>
                <w:sz w:val="15"/>
                <w:szCs w:val="15"/>
              </w:rPr>
            </w:pPr>
          </w:p>
        </w:tc>
        <w:tc>
          <w:tcPr>
            <w:tcW w:w="7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2B3137" w14:textId="77777777" w:rsidR="009407FD" w:rsidRPr="00EB15E4" w:rsidRDefault="009407FD" w:rsidP="00DC0748">
            <w:pPr>
              <w:rPr>
                <w:sz w:val="15"/>
                <w:szCs w:val="15"/>
              </w:rPr>
            </w:pPr>
          </w:p>
        </w:tc>
      </w:tr>
      <w:tr w:rsidR="009407FD" w:rsidRPr="004429C1" w14:paraId="6844D2E3" w14:textId="77777777" w:rsidTr="00DC0748">
        <w:trPr>
          <w:gridAfter w:val="1"/>
          <w:wAfter w:w="18" w:type="dxa"/>
          <w:trHeight w:val="264"/>
        </w:trPr>
        <w:tc>
          <w:tcPr>
            <w:tcW w:w="696" w:type="dxa"/>
            <w:vMerge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696C868A" w14:textId="77777777" w:rsidR="009407FD" w:rsidRPr="00EB15E4" w:rsidRDefault="009407FD" w:rsidP="00DC0748">
            <w:pPr>
              <w:rPr>
                <w:color w:val="000000"/>
                <w:sz w:val="15"/>
                <w:szCs w:val="15"/>
              </w:rPr>
            </w:pPr>
          </w:p>
        </w:tc>
        <w:tc>
          <w:tcPr>
            <w:tcW w:w="617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F2F2F2"/>
            <w:noWrap/>
            <w:vAlign w:val="bottom"/>
            <w:hideMark/>
          </w:tcPr>
          <w:p w14:paraId="03724898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Bias</w:t>
            </w:r>
          </w:p>
        </w:tc>
        <w:tc>
          <w:tcPr>
            <w:tcW w:w="62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257B2F4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RMSE</w:t>
            </w:r>
          </w:p>
        </w:tc>
        <w:tc>
          <w:tcPr>
            <w:tcW w:w="61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2F2F2"/>
            <w:noWrap/>
            <w:vAlign w:val="bottom"/>
            <w:hideMark/>
          </w:tcPr>
          <w:p w14:paraId="09791C47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SEM</w:t>
            </w:r>
          </w:p>
        </w:tc>
        <w:tc>
          <w:tcPr>
            <w:tcW w:w="7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3E76E9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% Error</w:t>
            </w:r>
          </w:p>
        </w:tc>
        <w:tc>
          <w:tcPr>
            <w:tcW w:w="647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2F2F2"/>
            <w:noWrap/>
            <w:vAlign w:val="bottom"/>
            <w:hideMark/>
          </w:tcPr>
          <w:p w14:paraId="25647514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Bias</w:t>
            </w:r>
          </w:p>
        </w:tc>
        <w:tc>
          <w:tcPr>
            <w:tcW w:w="62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9EC4F18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RMSE</w:t>
            </w:r>
          </w:p>
        </w:tc>
        <w:tc>
          <w:tcPr>
            <w:tcW w:w="61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2F2F2"/>
            <w:noWrap/>
            <w:vAlign w:val="bottom"/>
            <w:hideMark/>
          </w:tcPr>
          <w:p w14:paraId="19A3027E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SEM</w:t>
            </w:r>
          </w:p>
        </w:tc>
        <w:tc>
          <w:tcPr>
            <w:tcW w:w="74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DA36D26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% Error</w:t>
            </w:r>
          </w:p>
        </w:tc>
        <w:tc>
          <w:tcPr>
            <w:tcW w:w="645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F2F2F2"/>
            <w:noWrap/>
            <w:vAlign w:val="bottom"/>
            <w:hideMark/>
          </w:tcPr>
          <w:p w14:paraId="219F0853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Bias</w:t>
            </w:r>
          </w:p>
        </w:tc>
        <w:tc>
          <w:tcPr>
            <w:tcW w:w="62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D0F107F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RMSE</w:t>
            </w:r>
          </w:p>
        </w:tc>
        <w:tc>
          <w:tcPr>
            <w:tcW w:w="61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2F2F2"/>
            <w:noWrap/>
            <w:vAlign w:val="bottom"/>
            <w:hideMark/>
          </w:tcPr>
          <w:p w14:paraId="75F8C8C0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SEM</w:t>
            </w:r>
          </w:p>
        </w:tc>
        <w:tc>
          <w:tcPr>
            <w:tcW w:w="74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43A6E40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% Error</w:t>
            </w:r>
          </w:p>
        </w:tc>
        <w:tc>
          <w:tcPr>
            <w:tcW w:w="64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A47ADF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</w:p>
        </w:tc>
        <w:tc>
          <w:tcPr>
            <w:tcW w:w="62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0A8CE3" w14:textId="77777777" w:rsidR="009407FD" w:rsidRPr="00EB15E4" w:rsidRDefault="009407FD" w:rsidP="00DC0748">
            <w:pPr>
              <w:rPr>
                <w:sz w:val="15"/>
                <w:szCs w:val="15"/>
              </w:rPr>
            </w:pPr>
          </w:p>
        </w:tc>
        <w:tc>
          <w:tcPr>
            <w:tcW w:w="61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CBAC10" w14:textId="77777777" w:rsidR="009407FD" w:rsidRPr="00EB15E4" w:rsidRDefault="009407FD" w:rsidP="00DC0748">
            <w:pPr>
              <w:rPr>
                <w:sz w:val="15"/>
                <w:szCs w:val="15"/>
              </w:rPr>
            </w:pPr>
          </w:p>
        </w:tc>
        <w:tc>
          <w:tcPr>
            <w:tcW w:w="75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94EC95" w14:textId="77777777" w:rsidR="009407FD" w:rsidRPr="00EB15E4" w:rsidRDefault="009407FD" w:rsidP="00DC0748">
            <w:pPr>
              <w:rPr>
                <w:sz w:val="15"/>
                <w:szCs w:val="15"/>
              </w:rPr>
            </w:pPr>
          </w:p>
        </w:tc>
      </w:tr>
      <w:tr w:rsidR="009407FD" w:rsidRPr="004429C1" w14:paraId="39B1EEED" w14:textId="77777777" w:rsidTr="00DC0748">
        <w:trPr>
          <w:gridAfter w:val="1"/>
          <w:wAfter w:w="18" w:type="dxa"/>
          <w:trHeight w:val="264"/>
        </w:trPr>
        <w:tc>
          <w:tcPr>
            <w:tcW w:w="6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5B4899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1-2-5</w:t>
            </w:r>
          </w:p>
        </w:tc>
        <w:tc>
          <w:tcPr>
            <w:tcW w:w="617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4FFCF245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0.072</w:t>
            </w:r>
          </w:p>
        </w:tc>
        <w:tc>
          <w:tcPr>
            <w:tcW w:w="6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E70EFE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0.494</w:t>
            </w:r>
          </w:p>
        </w:tc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7C36FC83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1.201</w:t>
            </w:r>
          </w:p>
        </w:tc>
        <w:tc>
          <w:tcPr>
            <w:tcW w:w="74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82306A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1%</w:t>
            </w:r>
          </w:p>
        </w:tc>
        <w:tc>
          <w:tcPr>
            <w:tcW w:w="64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7188320A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0.091</w:t>
            </w:r>
          </w:p>
        </w:tc>
        <w:tc>
          <w:tcPr>
            <w:tcW w:w="6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F49A2E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0.493</w:t>
            </w:r>
          </w:p>
        </w:tc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12CB8399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1.243</w:t>
            </w:r>
          </w:p>
        </w:tc>
        <w:tc>
          <w:tcPr>
            <w:tcW w:w="7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84307E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1%</w:t>
            </w:r>
          </w:p>
        </w:tc>
        <w:tc>
          <w:tcPr>
            <w:tcW w:w="645" w:type="dxa"/>
            <w:gridSpan w:val="2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7E45162E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0.072</w:t>
            </w:r>
          </w:p>
        </w:tc>
        <w:tc>
          <w:tcPr>
            <w:tcW w:w="6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70DCB2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0.556</w:t>
            </w:r>
          </w:p>
        </w:tc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73CF6769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0.762</w:t>
            </w:r>
          </w:p>
        </w:tc>
        <w:tc>
          <w:tcPr>
            <w:tcW w:w="7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BF23AC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1%</w:t>
            </w:r>
          </w:p>
        </w:tc>
        <w:tc>
          <w:tcPr>
            <w:tcW w:w="64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C8797E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</w:p>
        </w:tc>
        <w:tc>
          <w:tcPr>
            <w:tcW w:w="62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E9A1EE" w14:textId="77777777" w:rsidR="009407FD" w:rsidRPr="00EB15E4" w:rsidRDefault="009407FD" w:rsidP="00DC0748">
            <w:pPr>
              <w:rPr>
                <w:sz w:val="15"/>
                <w:szCs w:val="15"/>
              </w:rPr>
            </w:pPr>
          </w:p>
        </w:tc>
        <w:tc>
          <w:tcPr>
            <w:tcW w:w="61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F5E20E" w14:textId="77777777" w:rsidR="009407FD" w:rsidRPr="00EB15E4" w:rsidRDefault="009407FD" w:rsidP="00DC0748">
            <w:pPr>
              <w:rPr>
                <w:sz w:val="15"/>
                <w:szCs w:val="15"/>
              </w:rPr>
            </w:pPr>
          </w:p>
        </w:tc>
        <w:tc>
          <w:tcPr>
            <w:tcW w:w="75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EE0E93" w14:textId="77777777" w:rsidR="009407FD" w:rsidRPr="00EB15E4" w:rsidRDefault="009407FD" w:rsidP="00DC0748">
            <w:pPr>
              <w:rPr>
                <w:sz w:val="15"/>
                <w:szCs w:val="15"/>
              </w:rPr>
            </w:pPr>
          </w:p>
        </w:tc>
      </w:tr>
      <w:tr w:rsidR="009407FD" w:rsidRPr="004429C1" w14:paraId="19F7EEFD" w14:textId="77777777" w:rsidTr="00DC0748">
        <w:trPr>
          <w:gridAfter w:val="1"/>
          <w:wAfter w:w="18" w:type="dxa"/>
          <w:trHeight w:val="264"/>
        </w:trPr>
        <w:tc>
          <w:tcPr>
            <w:tcW w:w="6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27C58C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1-3-5</w:t>
            </w:r>
          </w:p>
        </w:tc>
        <w:tc>
          <w:tcPr>
            <w:tcW w:w="617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62D288B0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-0.017</w:t>
            </w:r>
          </w:p>
        </w:tc>
        <w:tc>
          <w:tcPr>
            <w:tcW w:w="6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D2B974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0.329</w:t>
            </w:r>
          </w:p>
        </w:tc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4C217819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0.484</w:t>
            </w:r>
          </w:p>
        </w:tc>
        <w:tc>
          <w:tcPr>
            <w:tcW w:w="74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093292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100%</w:t>
            </w:r>
          </w:p>
        </w:tc>
        <w:tc>
          <w:tcPr>
            <w:tcW w:w="64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6AE5DC8F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-0.019</w:t>
            </w:r>
          </w:p>
        </w:tc>
        <w:tc>
          <w:tcPr>
            <w:tcW w:w="6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4B4BC5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0.302</w:t>
            </w:r>
          </w:p>
        </w:tc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56A674BF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0.398</w:t>
            </w:r>
          </w:p>
        </w:tc>
        <w:tc>
          <w:tcPr>
            <w:tcW w:w="7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D9955C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100%</w:t>
            </w:r>
          </w:p>
        </w:tc>
        <w:tc>
          <w:tcPr>
            <w:tcW w:w="645" w:type="dxa"/>
            <w:gridSpan w:val="2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1843B953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0.026</w:t>
            </w:r>
          </w:p>
        </w:tc>
        <w:tc>
          <w:tcPr>
            <w:tcW w:w="6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2962E4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0.371</w:t>
            </w:r>
          </w:p>
        </w:tc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43C3B871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0.364</w:t>
            </w:r>
          </w:p>
        </w:tc>
        <w:tc>
          <w:tcPr>
            <w:tcW w:w="7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87AB61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100%</w:t>
            </w:r>
          </w:p>
        </w:tc>
        <w:tc>
          <w:tcPr>
            <w:tcW w:w="64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C68A65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</w:p>
        </w:tc>
        <w:tc>
          <w:tcPr>
            <w:tcW w:w="62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B81C96" w14:textId="77777777" w:rsidR="009407FD" w:rsidRPr="00EB15E4" w:rsidRDefault="009407FD" w:rsidP="00DC0748">
            <w:pPr>
              <w:rPr>
                <w:sz w:val="15"/>
                <w:szCs w:val="15"/>
              </w:rPr>
            </w:pPr>
          </w:p>
        </w:tc>
        <w:tc>
          <w:tcPr>
            <w:tcW w:w="61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2D5C71" w14:textId="77777777" w:rsidR="009407FD" w:rsidRPr="00EB15E4" w:rsidRDefault="009407FD" w:rsidP="00DC0748">
            <w:pPr>
              <w:rPr>
                <w:sz w:val="15"/>
                <w:szCs w:val="15"/>
              </w:rPr>
            </w:pPr>
          </w:p>
        </w:tc>
        <w:tc>
          <w:tcPr>
            <w:tcW w:w="75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402C7F" w14:textId="77777777" w:rsidR="009407FD" w:rsidRPr="00EB15E4" w:rsidRDefault="009407FD" w:rsidP="00DC0748">
            <w:pPr>
              <w:rPr>
                <w:sz w:val="15"/>
                <w:szCs w:val="15"/>
              </w:rPr>
            </w:pPr>
          </w:p>
        </w:tc>
      </w:tr>
      <w:tr w:rsidR="009407FD" w:rsidRPr="004429C1" w14:paraId="42B3807A" w14:textId="77777777" w:rsidTr="00DC0748">
        <w:trPr>
          <w:gridAfter w:val="1"/>
          <w:wAfter w:w="18" w:type="dxa"/>
          <w:trHeight w:val="264"/>
        </w:trPr>
        <w:tc>
          <w:tcPr>
            <w:tcW w:w="6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981422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1-2-6</w:t>
            </w:r>
          </w:p>
        </w:tc>
        <w:tc>
          <w:tcPr>
            <w:tcW w:w="617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00494D59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-0.012</w:t>
            </w:r>
          </w:p>
        </w:tc>
        <w:tc>
          <w:tcPr>
            <w:tcW w:w="6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28FF84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0.202</w:t>
            </w:r>
          </w:p>
        </w:tc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1ADF1691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0.195</w:t>
            </w:r>
          </w:p>
        </w:tc>
        <w:tc>
          <w:tcPr>
            <w:tcW w:w="74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716F94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100%</w:t>
            </w:r>
          </w:p>
        </w:tc>
        <w:tc>
          <w:tcPr>
            <w:tcW w:w="64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49D267F1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-0.012</w:t>
            </w:r>
          </w:p>
        </w:tc>
        <w:tc>
          <w:tcPr>
            <w:tcW w:w="6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EA670A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0.177</w:t>
            </w:r>
          </w:p>
        </w:tc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667F9FFB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0.194</w:t>
            </w:r>
          </w:p>
        </w:tc>
        <w:tc>
          <w:tcPr>
            <w:tcW w:w="7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29469C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100%</w:t>
            </w:r>
          </w:p>
        </w:tc>
        <w:tc>
          <w:tcPr>
            <w:tcW w:w="645" w:type="dxa"/>
            <w:gridSpan w:val="2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4F86B420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0.003</w:t>
            </w:r>
          </w:p>
        </w:tc>
        <w:tc>
          <w:tcPr>
            <w:tcW w:w="6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B90736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0.226</w:t>
            </w:r>
          </w:p>
        </w:tc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3E56AFC8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0.232</w:t>
            </w:r>
          </w:p>
        </w:tc>
        <w:tc>
          <w:tcPr>
            <w:tcW w:w="7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A26D97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100%</w:t>
            </w:r>
          </w:p>
        </w:tc>
        <w:tc>
          <w:tcPr>
            <w:tcW w:w="64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52FCD7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</w:p>
        </w:tc>
        <w:tc>
          <w:tcPr>
            <w:tcW w:w="62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BAACC9" w14:textId="77777777" w:rsidR="009407FD" w:rsidRPr="00EB15E4" w:rsidRDefault="009407FD" w:rsidP="00DC0748">
            <w:pPr>
              <w:rPr>
                <w:sz w:val="15"/>
                <w:szCs w:val="15"/>
              </w:rPr>
            </w:pPr>
          </w:p>
        </w:tc>
        <w:tc>
          <w:tcPr>
            <w:tcW w:w="61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8344FB" w14:textId="77777777" w:rsidR="009407FD" w:rsidRPr="00EB15E4" w:rsidRDefault="009407FD" w:rsidP="00DC0748">
            <w:pPr>
              <w:rPr>
                <w:sz w:val="15"/>
                <w:szCs w:val="15"/>
              </w:rPr>
            </w:pPr>
          </w:p>
        </w:tc>
        <w:tc>
          <w:tcPr>
            <w:tcW w:w="75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FA203D" w14:textId="77777777" w:rsidR="009407FD" w:rsidRPr="00EB15E4" w:rsidRDefault="009407FD" w:rsidP="00DC0748">
            <w:pPr>
              <w:rPr>
                <w:sz w:val="15"/>
                <w:szCs w:val="15"/>
              </w:rPr>
            </w:pPr>
          </w:p>
        </w:tc>
      </w:tr>
      <w:tr w:rsidR="009407FD" w:rsidRPr="004429C1" w14:paraId="3ABE752A" w14:textId="77777777" w:rsidTr="00DC0748">
        <w:trPr>
          <w:gridAfter w:val="1"/>
          <w:wAfter w:w="18" w:type="dxa"/>
          <w:trHeight w:val="264"/>
        </w:trPr>
        <w:tc>
          <w:tcPr>
            <w:tcW w:w="6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54AA9F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1-3-6</w:t>
            </w:r>
          </w:p>
        </w:tc>
        <w:tc>
          <w:tcPr>
            <w:tcW w:w="617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7A22A1F3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-0.007</w:t>
            </w:r>
          </w:p>
        </w:tc>
        <w:tc>
          <w:tcPr>
            <w:tcW w:w="6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ABE1CA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0.196</w:t>
            </w:r>
          </w:p>
        </w:tc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6601B542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0.180</w:t>
            </w:r>
          </w:p>
        </w:tc>
        <w:tc>
          <w:tcPr>
            <w:tcW w:w="74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938BA0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39%</w:t>
            </w:r>
          </w:p>
        </w:tc>
        <w:tc>
          <w:tcPr>
            <w:tcW w:w="64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3960737C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-0.005</w:t>
            </w:r>
          </w:p>
        </w:tc>
        <w:tc>
          <w:tcPr>
            <w:tcW w:w="6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3B2746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0.192</w:t>
            </w:r>
          </w:p>
        </w:tc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2C5E905B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0.179</w:t>
            </w:r>
          </w:p>
        </w:tc>
        <w:tc>
          <w:tcPr>
            <w:tcW w:w="7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D4CA6D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43%</w:t>
            </w:r>
          </w:p>
        </w:tc>
        <w:tc>
          <w:tcPr>
            <w:tcW w:w="645" w:type="dxa"/>
            <w:gridSpan w:val="2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7866897E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-0.007</w:t>
            </w:r>
          </w:p>
        </w:tc>
        <w:tc>
          <w:tcPr>
            <w:tcW w:w="6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B59512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0.226</w:t>
            </w:r>
          </w:p>
        </w:tc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21249567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0.231</w:t>
            </w:r>
          </w:p>
        </w:tc>
        <w:tc>
          <w:tcPr>
            <w:tcW w:w="7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845D4C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39%</w:t>
            </w:r>
          </w:p>
        </w:tc>
        <w:tc>
          <w:tcPr>
            <w:tcW w:w="64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FBEE05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</w:p>
        </w:tc>
        <w:tc>
          <w:tcPr>
            <w:tcW w:w="62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E7259B" w14:textId="77777777" w:rsidR="009407FD" w:rsidRPr="00EB15E4" w:rsidRDefault="009407FD" w:rsidP="00DC0748">
            <w:pPr>
              <w:rPr>
                <w:sz w:val="15"/>
                <w:szCs w:val="15"/>
              </w:rPr>
            </w:pPr>
          </w:p>
        </w:tc>
        <w:tc>
          <w:tcPr>
            <w:tcW w:w="61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9AABD0" w14:textId="77777777" w:rsidR="009407FD" w:rsidRPr="00EB15E4" w:rsidRDefault="009407FD" w:rsidP="00DC0748">
            <w:pPr>
              <w:rPr>
                <w:sz w:val="15"/>
                <w:szCs w:val="15"/>
              </w:rPr>
            </w:pPr>
          </w:p>
        </w:tc>
        <w:tc>
          <w:tcPr>
            <w:tcW w:w="75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BE11D1" w14:textId="77777777" w:rsidR="009407FD" w:rsidRPr="00EB15E4" w:rsidRDefault="009407FD" w:rsidP="00DC0748">
            <w:pPr>
              <w:rPr>
                <w:sz w:val="15"/>
                <w:szCs w:val="15"/>
              </w:rPr>
            </w:pPr>
          </w:p>
        </w:tc>
      </w:tr>
      <w:tr w:rsidR="009407FD" w:rsidRPr="004429C1" w14:paraId="7E31277B" w14:textId="77777777" w:rsidTr="00DC0748">
        <w:trPr>
          <w:gridAfter w:val="1"/>
          <w:wAfter w:w="18" w:type="dxa"/>
          <w:trHeight w:val="264"/>
        </w:trPr>
        <w:tc>
          <w:tcPr>
            <w:tcW w:w="6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A19803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1-4-6</w:t>
            </w:r>
          </w:p>
        </w:tc>
        <w:tc>
          <w:tcPr>
            <w:tcW w:w="617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4D517711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-0.027</w:t>
            </w:r>
          </w:p>
        </w:tc>
        <w:tc>
          <w:tcPr>
            <w:tcW w:w="6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51A80F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0.206</w:t>
            </w:r>
          </w:p>
        </w:tc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5CA91BF8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0.189</w:t>
            </w:r>
          </w:p>
        </w:tc>
        <w:tc>
          <w:tcPr>
            <w:tcW w:w="74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A2CEBC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100%</w:t>
            </w:r>
          </w:p>
        </w:tc>
        <w:tc>
          <w:tcPr>
            <w:tcW w:w="64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26E1F3BD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0.005</w:t>
            </w:r>
          </w:p>
        </w:tc>
        <w:tc>
          <w:tcPr>
            <w:tcW w:w="6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5073A6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0.185</w:t>
            </w:r>
          </w:p>
        </w:tc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3A7186EA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0.189</w:t>
            </w:r>
          </w:p>
        </w:tc>
        <w:tc>
          <w:tcPr>
            <w:tcW w:w="7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519028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100%</w:t>
            </w:r>
          </w:p>
        </w:tc>
        <w:tc>
          <w:tcPr>
            <w:tcW w:w="645" w:type="dxa"/>
            <w:gridSpan w:val="2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44141D81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-0.081</w:t>
            </w:r>
          </w:p>
        </w:tc>
        <w:tc>
          <w:tcPr>
            <w:tcW w:w="6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BCC8EF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0.258</w:t>
            </w:r>
          </w:p>
        </w:tc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2F756852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0.250</w:t>
            </w:r>
          </w:p>
        </w:tc>
        <w:tc>
          <w:tcPr>
            <w:tcW w:w="7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2FD00E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100%</w:t>
            </w:r>
          </w:p>
        </w:tc>
        <w:tc>
          <w:tcPr>
            <w:tcW w:w="64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4D80C1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</w:p>
        </w:tc>
        <w:tc>
          <w:tcPr>
            <w:tcW w:w="62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513385" w14:textId="77777777" w:rsidR="009407FD" w:rsidRPr="00EB15E4" w:rsidRDefault="009407FD" w:rsidP="00DC0748">
            <w:pPr>
              <w:rPr>
                <w:sz w:val="15"/>
                <w:szCs w:val="15"/>
              </w:rPr>
            </w:pPr>
          </w:p>
        </w:tc>
        <w:tc>
          <w:tcPr>
            <w:tcW w:w="61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325321" w14:textId="77777777" w:rsidR="009407FD" w:rsidRPr="00EB15E4" w:rsidRDefault="009407FD" w:rsidP="00DC0748">
            <w:pPr>
              <w:rPr>
                <w:sz w:val="15"/>
                <w:szCs w:val="15"/>
              </w:rPr>
            </w:pPr>
          </w:p>
        </w:tc>
        <w:tc>
          <w:tcPr>
            <w:tcW w:w="75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ABDC5A" w14:textId="77777777" w:rsidR="009407FD" w:rsidRPr="00EB15E4" w:rsidRDefault="009407FD" w:rsidP="00DC0748">
            <w:pPr>
              <w:rPr>
                <w:sz w:val="15"/>
                <w:szCs w:val="15"/>
              </w:rPr>
            </w:pPr>
          </w:p>
        </w:tc>
      </w:tr>
      <w:tr w:rsidR="009407FD" w:rsidRPr="004429C1" w14:paraId="1D047B8D" w14:textId="77777777" w:rsidTr="00DC0748">
        <w:trPr>
          <w:gridAfter w:val="1"/>
          <w:wAfter w:w="18" w:type="dxa"/>
          <w:trHeight w:val="264"/>
        </w:trPr>
        <w:tc>
          <w:tcPr>
            <w:tcW w:w="6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C4A221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1-3-7</w:t>
            </w:r>
          </w:p>
        </w:tc>
        <w:tc>
          <w:tcPr>
            <w:tcW w:w="617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188C9CFD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0.001</w:t>
            </w:r>
          </w:p>
        </w:tc>
        <w:tc>
          <w:tcPr>
            <w:tcW w:w="6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6F56F2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0.205</w:t>
            </w:r>
          </w:p>
        </w:tc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7B67753A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0.196</w:t>
            </w:r>
          </w:p>
        </w:tc>
        <w:tc>
          <w:tcPr>
            <w:tcW w:w="74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0920D0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100%</w:t>
            </w:r>
          </w:p>
        </w:tc>
        <w:tc>
          <w:tcPr>
            <w:tcW w:w="64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383CB763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-0.016</w:t>
            </w:r>
          </w:p>
        </w:tc>
        <w:tc>
          <w:tcPr>
            <w:tcW w:w="6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54130E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0.188</w:t>
            </w:r>
          </w:p>
        </w:tc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106BBB82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0.193</w:t>
            </w:r>
          </w:p>
        </w:tc>
        <w:tc>
          <w:tcPr>
            <w:tcW w:w="7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051F47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100%</w:t>
            </w:r>
          </w:p>
        </w:tc>
        <w:tc>
          <w:tcPr>
            <w:tcW w:w="645" w:type="dxa"/>
            <w:gridSpan w:val="2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2F8DB159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-0.032</w:t>
            </w:r>
          </w:p>
        </w:tc>
        <w:tc>
          <w:tcPr>
            <w:tcW w:w="6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D972E7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0.336</w:t>
            </w:r>
          </w:p>
        </w:tc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561A045F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0.290</w:t>
            </w:r>
          </w:p>
        </w:tc>
        <w:tc>
          <w:tcPr>
            <w:tcW w:w="7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26A566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100%</w:t>
            </w:r>
          </w:p>
        </w:tc>
        <w:tc>
          <w:tcPr>
            <w:tcW w:w="64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A421AE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</w:p>
        </w:tc>
        <w:tc>
          <w:tcPr>
            <w:tcW w:w="62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ACF211" w14:textId="77777777" w:rsidR="009407FD" w:rsidRPr="00EB15E4" w:rsidRDefault="009407FD" w:rsidP="00DC0748">
            <w:pPr>
              <w:rPr>
                <w:sz w:val="15"/>
                <w:szCs w:val="15"/>
              </w:rPr>
            </w:pPr>
          </w:p>
        </w:tc>
        <w:tc>
          <w:tcPr>
            <w:tcW w:w="61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CF588F" w14:textId="77777777" w:rsidR="009407FD" w:rsidRPr="00EB15E4" w:rsidRDefault="009407FD" w:rsidP="00DC0748">
            <w:pPr>
              <w:rPr>
                <w:sz w:val="15"/>
                <w:szCs w:val="15"/>
              </w:rPr>
            </w:pPr>
          </w:p>
        </w:tc>
        <w:tc>
          <w:tcPr>
            <w:tcW w:w="75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852C61" w14:textId="77777777" w:rsidR="009407FD" w:rsidRPr="00EB15E4" w:rsidRDefault="009407FD" w:rsidP="00DC0748">
            <w:pPr>
              <w:rPr>
                <w:sz w:val="15"/>
                <w:szCs w:val="15"/>
              </w:rPr>
            </w:pPr>
          </w:p>
        </w:tc>
      </w:tr>
      <w:tr w:rsidR="009407FD" w:rsidRPr="004429C1" w14:paraId="7D606336" w14:textId="77777777" w:rsidTr="00DC0748">
        <w:trPr>
          <w:gridAfter w:val="1"/>
          <w:wAfter w:w="18" w:type="dxa"/>
          <w:trHeight w:val="264"/>
        </w:trPr>
        <w:tc>
          <w:tcPr>
            <w:tcW w:w="6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04A2DE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1-4-7</w:t>
            </w:r>
          </w:p>
        </w:tc>
        <w:tc>
          <w:tcPr>
            <w:tcW w:w="617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5CE905E6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-0.175</w:t>
            </w:r>
          </w:p>
        </w:tc>
        <w:tc>
          <w:tcPr>
            <w:tcW w:w="6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942DEE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0.503</w:t>
            </w:r>
          </w:p>
        </w:tc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39B2FA73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0.637</w:t>
            </w:r>
          </w:p>
        </w:tc>
        <w:tc>
          <w:tcPr>
            <w:tcW w:w="74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3ED257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1%</w:t>
            </w:r>
          </w:p>
        </w:tc>
        <w:tc>
          <w:tcPr>
            <w:tcW w:w="64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5F180ECC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-0.160</w:t>
            </w:r>
          </w:p>
        </w:tc>
        <w:tc>
          <w:tcPr>
            <w:tcW w:w="6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FC94FB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0.492</w:t>
            </w:r>
          </w:p>
        </w:tc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4CEC381A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0.619</w:t>
            </w:r>
          </w:p>
        </w:tc>
        <w:tc>
          <w:tcPr>
            <w:tcW w:w="7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310BE6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1%</w:t>
            </w:r>
          </w:p>
        </w:tc>
        <w:tc>
          <w:tcPr>
            <w:tcW w:w="645" w:type="dxa"/>
            <w:gridSpan w:val="2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7DA230D8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-0.394</w:t>
            </w:r>
          </w:p>
        </w:tc>
        <w:tc>
          <w:tcPr>
            <w:tcW w:w="6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38DACF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0.846</w:t>
            </w:r>
          </w:p>
        </w:tc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6A2F1947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1.699</w:t>
            </w:r>
          </w:p>
        </w:tc>
        <w:tc>
          <w:tcPr>
            <w:tcW w:w="7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E9B015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  <w:r w:rsidRPr="00EB15E4">
              <w:rPr>
                <w:color w:val="000000"/>
                <w:sz w:val="15"/>
                <w:szCs w:val="15"/>
              </w:rPr>
              <w:t>3%</w:t>
            </w:r>
          </w:p>
        </w:tc>
        <w:tc>
          <w:tcPr>
            <w:tcW w:w="64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14CFB3" w14:textId="77777777" w:rsidR="009407FD" w:rsidRPr="00EB15E4" w:rsidRDefault="009407FD" w:rsidP="00DC0748">
            <w:pPr>
              <w:jc w:val="center"/>
              <w:rPr>
                <w:color w:val="000000"/>
                <w:sz w:val="15"/>
                <w:szCs w:val="15"/>
              </w:rPr>
            </w:pPr>
          </w:p>
        </w:tc>
        <w:tc>
          <w:tcPr>
            <w:tcW w:w="62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70D71A" w14:textId="77777777" w:rsidR="009407FD" w:rsidRPr="00EB15E4" w:rsidRDefault="009407FD" w:rsidP="00DC0748">
            <w:pPr>
              <w:rPr>
                <w:sz w:val="15"/>
                <w:szCs w:val="15"/>
              </w:rPr>
            </w:pPr>
          </w:p>
        </w:tc>
        <w:tc>
          <w:tcPr>
            <w:tcW w:w="61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F8C874" w14:textId="77777777" w:rsidR="009407FD" w:rsidRPr="00EB15E4" w:rsidRDefault="009407FD" w:rsidP="00DC0748">
            <w:pPr>
              <w:rPr>
                <w:sz w:val="15"/>
                <w:szCs w:val="15"/>
              </w:rPr>
            </w:pPr>
          </w:p>
        </w:tc>
        <w:tc>
          <w:tcPr>
            <w:tcW w:w="75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2ED2F8" w14:textId="77777777" w:rsidR="009407FD" w:rsidRPr="00EB15E4" w:rsidRDefault="009407FD" w:rsidP="00DC0748">
            <w:pPr>
              <w:rPr>
                <w:sz w:val="15"/>
                <w:szCs w:val="15"/>
              </w:rPr>
            </w:pPr>
          </w:p>
        </w:tc>
      </w:tr>
    </w:tbl>
    <w:p w14:paraId="75CAF6D7" w14:textId="77777777" w:rsidR="009407FD" w:rsidRDefault="009407FD" w:rsidP="009407FD">
      <w:pPr>
        <w:rPr>
          <w:b/>
        </w:rPr>
      </w:pPr>
    </w:p>
    <w:p w14:paraId="066C896D" w14:textId="77777777" w:rsidR="009407FD" w:rsidRDefault="009407FD" w:rsidP="009407FD">
      <w:pPr>
        <w:rPr>
          <w:b/>
        </w:rPr>
      </w:pPr>
    </w:p>
    <w:p w14:paraId="0CE0BCB2" w14:textId="16063094" w:rsidR="009407FD" w:rsidRPr="004429C1" w:rsidRDefault="009407FD" w:rsidP="009407FD">
      <w:pPr>
        <w:rPr>
          <w:b/>
          <w:bCs/>
        </w:rPr>
      </w:pPr>
      <w:r>
        <w:rPr>
          <w:b/>
          <w:bCs/>
        </w:rPr>
        <w:t xml:space="preserve">Table </w:t>
      </w:r>
      <w:del w:id="149" w:author="Dave Weiss [2]" w:date="2023-11-08T12:40:00Z">
        <w:r w:rsidDel="007F07F2">
          <w:rPr>
            <w:b/>
            <w:bCs/>
          </w:rPr>
          <w:delText>6</w:delText>
        </w:r>
      </w:del>
      <w:ins w:id="150" w:author="Dave Weiss [2]" w:date="2023-11-08T12:40:00Z">
        <w:r w:rsidR="007F07F2">
          <w:rPr>
            <w:b/>
            <w:bCs/>
          </w:rPr>
          <w:t>S2</w:t>
        </w:r>
      </w:ins>
      <w:r>
        <w:rPr>
          <w:b/>
          <w:bCs/>
        </w:rPr>
        <w:t>. Overall Mean Bias, RMSE and SEM by Path for 1-3-4 Tests</w:t>
      </w:r>
    </w:p>
    <w:p w14:paraId="24B39E94" w14:textId="77777777" w:rsidR="009407FD" w:rsidRDefault="009407FD" w:rsidP="009407FD">
      <w:pPr>
        <w:rPr>
          <w:b/>
        </w:rPr>
      </w:pPr>
    </w:p>
    <w:tbl>
      <w:tblPr>
        <w:tblW w:w="13846" w:type="dxa"/>
        <w:tblLook w:val="04A0" w:firstRow="1" w:lastRow="0" w:firstColumn="1" w:lastColumn="0" w:noHBand="0" w:noVBand="1"/>
      </w:tblPr>
      <w:tblGrid>
        <w:gridCol w:w="691"/>
        <w:gridCol w:w="831"/>
        <w:gridCol w:w="756"/>
        <w:gridCol w:w="737"/>
        <w:gridCol w:w="963"/>
        <w:gridCol w:w="831"/>
        <w:gridCol w:w="756"/>
        <w:gridCol w:w="737"/>
        <w:gridCol w:w="963"/>
        <w:gridCol w:w="831"/>
        <w:gridCol w:w="756"/>
        <w:gridCol w:w="737"/>
        <w:gridCol w:w="965"/>
        <w:gridCol w:w="831"/>
        <w:gridCol w:w="756"/>
        <w:gridCol w:w="737"/>
        <w:gridCol w:w="959"/>
        <w:gridCol w:w="9"/>
      </w:tblGrid>
      <w:tr w:rsidR="009407FD" w:rsidRPr="00061F4C" w14:paraId="78106AED" w14:textId="77777777" w:rsidTr="00DC0748">
        <w:trPr>
          <w:trHeight w:val="261"/>
        </w:trPr>
        <w:tc>
          <w:tcPr>
            <w:tcW w:w="13846" w:type="dxa"/>
            <w:gridSpan w:val="18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D76A29" w14:textId="77777777" w:rsidR="009407FD" w:rsidRPr="00061F4C" w:rsidRDefault="009407FD" w:rsidP="00DC0748">
            <w:pPr>
              <w:jc w:val="center"/>
              <w:rPr>
                <w:b/>
                <w:bCs/>
                <w:color w:val="000000"/>
                <w:sz w:val="18"/>
                <w:szCs w:val="18"/>
              </w:rPr>
            </w:pPr>
            <w:r w:rsidRPr="00061F4C">
              <w:rPr>
                <w:b/>
                <w:bCs/>
                <w:color w:val="000000"/>
                <w:sz w:val="18"/>
                <w:szCs w:val="18"/>
              </w:rPr>
              <w:t>Assembly Method</w:t>
            </w:r>
          </w:p>
        </w:tc>
      </w:tr>
      <w:tr w:rsidR="009407FD" w:rsidRPr="00061F4C" w14:paraId="1DBEC508" w14:textId="77777777" w:rsidTr="00DC0748">
        <w:trPr>
          <w:trHeight w:val="261"/>
        </w:trPr>
        <w:tc>
          <w:tcPr>
            <w:tcW w:w="691" w:type="dxa"/>
            <w:vMerge w:val="restart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28E3039B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Path</w:t>
            </w:r>
          </w:p>
        </w:tc>
        <w:tc>
          <w:tcPr>
            <w:tcW w:w="3287" w:type="dxa"/>
            <w:gridSpan w:val="4"/>
            <w:tcBorders>
              <w:top w:val="nil"/>
              <w:left w:val="single" w:sz="4" w:space="0" w:color="auto"/>
              <w:bottom w:val="nil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80E0E60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  <w:u w:val="single"/>
              </w:rPr>
            </w:pPr>
            <w:r w:rsidRPr="00061F4C">
              <w:rPr>
                <w:color w:val="000000"/>
                <w:sz w:val="18"/>
                <w:szCs w:val="18"/>
                <w:u w:val="single"/>
              </w:rPr>
              <w:t>Forward</w:t>
            </w:r>
          </w:p>
        </w:tc>
        <w:tc>
          <w:tcPr>
            <w:tcW w:w="3287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4A5423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  <w:u w:val="single"/>
              </w:rPr>
            </w:pPr>
            <w:r w:rsidRPr="00061F4C">
              <w:rPr>
                <w:color w:val="000000"/>
                <w:sz w:val="18"/>
                <w:szCs w:val="18"/>
                <w:u w:val="single"/>
              </w:rPr>
              <w:t>Backward</w:t>
            </w:r>
          </w:p>
        </w:tc>
        <w:tc>
          <w:tcPr>
            <w:tcW w:w="3289" w:type="dxa"/>
            <w:gridSpan w:val="4"/>
            <w:tcBorders>
              <w:top w:val="nil"/>
              <w:left w:val="single" w:sz="4" w:space="0" w:color="auto"/>
              <w:bottom w:val="nil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48AA5B2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  <w:u w:val="single"/>
              </w:rPr>
            </w:pPr>
            <w:r w:rsidRPr="00061F4C">
              <w:rPr>
                <w:color w:val="000000"/>
                <w:sz w:val="18"/>
                <w:szCs w:val="18"/>
                <w:u w:val="single"/>
              </w:rPr>
              <w:t>Spiral</w:t>
            </w:r>
          </w:p>
        </w:tc>
        <w:tc>
          <w:tcPr>
            <w:tcW w:w="3291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03757C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  <w:u w:val="single"/>
              </w:rPr>
            </w:pPr>
            <w:r w:rsidRPr="00061F4C">
              <w:rPr>
                <w:color w:val="000000"/>
                <w:sz w:val="18"/>
                <w:szCs w:val="18"/>
                <w:u w:val="single"/>
              </w:rPr>
              <w:t>Random</w:t>
            </w:r>
          </w:p>
        </w:tc>
      </w:tr>
      <w:tr w:rsidR="009407FD" w:rsidRPr="00061F4C" w14:paraId="0BD650A0" w14:textId="77777777" w:rsidTr="00DC0748">
        <w:trPr>
          <w:gridAfter w:val="1"/>
          <w:wAfter w:w="15" w:type="dxa"/>
          <w:trHeight w:val="261"/>
        </w:trPr>
        <w:tc>
          <w:tcPr>
            <w:tcW w:w="691" w:type="dxa"/>
            <w:vMerge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3A99731D" w14:textId="77777777" w:rsidR="009407FD" w:rsidRPr="00061F4C" w:rsidRDefault="009407FD" w:rsidP="00DC0748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831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F2F2F2"/>
            <w:noWrap/>
            <w:vAlign w:val="bottom"/>
            <w:hideMark/>
          </w:tcPr>
          <w:p w14:paraId="2BE1E3A6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Bias</w:t>
            </w:r>
          </w:p>
        </w:tc>
        <w:tc>
          <w:tcPr>
            <w:tcW w:w="75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3E70F0E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RMSE</w:t>
            </w:r>
          </w:p>
        </w:tc>
        <w:tc>
          <w:tcPr>
            <w:tcW w:w="73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2F2F2"/>
            <w:noWrap/>
            <w:vAlign w:val="bottom"/>
            <w:hideMark/>
          </w:tcPr>
          <w:p w14:paraId="223944F5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SEM</w:t>
            </w:r>
          </w:p>
        </w:tc>
        <w:tc>
          <w:tcPr>
            <w:tcW w:w="9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173FAD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% Error</w:t>
            </w:r>
          </w:p>
        </w:tc>
        <w:tc>
          <w:tcPr>
            <w:tcW w:w="83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2F2F2"/>
            <w:noWrap/>
            <w:vAlign w:val="bottom"/>
            <w:hideMark/>
          </w:tcPr>
          <w:p w14:paraId="38F28D11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Bias</w:t>
            </w:r>
          </w:p>
        </w:tc>
        <w:tc>
          <w:tcPr>
            <w:tcW w:w="75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C1A8803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RMSE</w:t>
            </w:r>
          </w:p>
        </w:tc>
        <w:tc>
          <w:tcPr>
            <w:tcW w:w="73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2F2F2"/>
            <w:noWrap/>
            <w:vAlign w:val="bottom"/>
            <w:hideMark/>
          </w:tcPr>
          <w:p w14:paraId="30E0B5D4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SEM</w:t>
            </w:r>
          </w:p>
        </w:tc>
        <w:tc>
          <w:tcPr>
            <w:tcW w:w="96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7AC5E95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% Error</w:t>
            </w:r>
          </w:p>
        </w:tc>
        <w:tc>
          <w:tcPr>
            <w:tcW w:w="831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F2F2F2"/>
            <w:noWrap/>
            <w:vAlign w:val="bottom"/>
            <w:hideMark/>
          </w:tcPr>
          <w:p w14:paraId="6AB5486D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Bias</w:t>
            </w:r>
          </w:p>
        </w:tc>
        <w:tc>
          <w:tcPr>
            <w:tcW w:w="75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7A876AE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RMSE</w:t>
            </w:r>
          </w:p>
        </w:tc>
        <w:tc>
          <w:tcPr>
            <w:tcW w:w="73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2F2F2"/>
            <w:noWrap/>
            <w:vAlign w:val="bottom"/>
            <w:hideMark/>
          </w:tcPr>
          <w:p w14:paraId="24DDDF6F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SEM</w:t>
            </w:r>
          </w:p>
        </w:tc>
        <w:tc>
          <w:tcPr>
            <w:tcW w:w="9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D16037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% Error</w:t>
            </w:r>
          </w:p>
        </w:tc>
        <w:tc>
          <w:tcPr>
            <w:tcW w:w="83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2F2F2"/>
            <w:noWrap/>
            <w:vAlign w:val="bottom"/>
            <w:hideMark/>
          </w:tcPr>
          <w:p w14:paraId="71651557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Bias</w:t>
            </w:r>
          </w:p>
        </w:tc>
        <w:tc>
          <w:tcPr>
            <w:tcW w:w="75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DF09215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RMSE</w:t>
            </w:r>
          </w:p>
        </w:tc>
        <w:tc>
          <w:tcPr>
            <w:tcW w:w="73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2F2F2"/>
            <w:noWrap/>
            <w:vAlign w:val="bottom"/>
            <w:hideMark/>
          </w:tcPr>
          <w:p w14:paraId="212103A0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SEM</w:t>
            </w:r>
          </w:p>
        </w:tc>
        <w:tc>
          <w:tcPr>
            <w:tcW w:w="95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A94DC5B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% Error</w:t>
            </w:r>
          </w:p>
        </w:tc>
      </w:tr>
      <w:tr w:rsidR="009407FD" w:rsidRPr="00061F4C" w14:paraId="7CAE672F" w14:textId="77777777" w:rsidTr="00DC0748">
        <w:trPr>
          <w:gridAfter w:val="1"/>
          <w:wAfter w:w="15" w:type="dxa"/>
          <w:trHeight w:val="261"/>
        </w:trPr>
        <w:tc>
          <w:tcPr>
            <w:tcW w:w="6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DFBB21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1-2-5</w:t>
            </w:r>
          </w:p>
        </w:tc>
        <w:tc>
          <w:tcPr>
            <w:tcW w:w="831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F2F2F2"/>
            <w:noWrap/>
            <w:vAlign w:val="center"/>
            <w:hideMark/>
          </w:tcPr>
          <w:p w14:paraId="1D1AB2E3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0.067</w:t>
            </w:r>
          </w:p>
        </w:tc>
        <w:tc>
          <w:tcPr>
            <w:tcW w:w="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44D7666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0.511</w:t>
            </w:r>
          </w:p>
        </w:tc>
        <w:tc>
          <w:tcPr>
            <w:tcW w:w="737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center"/>
            <w:hideMark/>
          </w:tcPr>
          <w:p w14:paraId="4AC3E8EB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0.851</w:t>
            </w:r>
          </w:p>
        </w:tc>
        <w:tc>
          <w:tcPr>
            <w:tcW w:w="96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CB4C3F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4%</w:t>
            </w:r>
          </w:p>
        </w:tc>
        <w:tc>
          <w:tcPr>
            <w:tcW w:w="831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center"/>
            <w:hideMark/>
          </w:tcPr>
          <w:p w14:paraId="0A38F4AA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0.065</w:t>
            </w:r>
          </w:p>
        </w:tc>
        <w:tc>
          <w:tcPr>
            <w:tcW w:w="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60EE730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0.515</w:t>
            </w:r>
          </w:p>
        </w:tc>
        <w:tc>
          <w:tcPr>
            <w:tcW w:w="737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center"/>
            <w:hideMark/>
          </w:tcPr>
          <w:p w14:paraId="44C7F694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0.881</w:t>
            </w:r>
          </w:p>
        </w:tc>
        <w:tc>
          <w:tcPr>
            <w:tcW w:w="9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64B52F3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5%</w:t>
            </w:r>
          </w:p>
        </w:tc>
        <w:tc>
          <w:tcPr>
            <w:tcW w:w="831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F2F2F2"/>
            <w:noWrap/>
            <w:vAlign w:val="center"/>
            <w:hideMark/>
          </w:tcPr>
          <w:p w14:paraId="52B9FD2F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0.068</w:t>
            </w:r>
          </w:p>
        </w:tc>
        <w:tc>
          <w:tcPr>
            <w:tcW w:w="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432C3CC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0.527</w:t>
            </w:r>
          </w:p>
        </w:tc>
        <w:tc>
          <w:tcPr>
            <w:tcW w:w="737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center"/>
            <w:hideMark/>
          </w:tcPr>
          <w:p w14:paraId="6A8E4D23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0.860</w:t>
            </w:r>
          </w:p>
        </w:tc>
        <w:tc>
          <w:tcPr>
            <w:tcW w:w="96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32245C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6%</w:t>
            </w:r>
          </w:p>
        </w:tc>
        <w:tc>
          <w:tcPr>
            <w:tcW w:w="831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center"/>
            <w:hideMark/>
          </w:tcPr>
          <w:p w14:paraId="4EA9C5CC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0.070</w:t>
            </w:r>
          </w:p>
        </w:tc>
        <w:tc>
          <w:tcPr>
            <w:tcW w:w="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215FDFF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0.488</w:t>
            </w:r>
          </w:p>
        </w:tc>
        <w:tc>
          <w:tcPr>
            <w:tcW w:w="737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center"/>
            <w:hideMark/>
          </w:tcPr>
          <w:p w14:paraId="00BE0625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0.835</w:t>
            </w:r>
          </w:p>
        </w:tc>
        <w:tc>
          <w:tcPr>
            <w:tcW w:w="9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4FE5924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5%</w:t>
            </w:r>
          </w:p>
        </w:tc>
      </w:tr>
      <w:tr w:rsidR="009407FD" w:rsidRPr="00061F4C" w14:paraId="344C99D8" w14:textId="77777777" w:rsidTr="00DC0748">
        <w:trPr>
          <w:gridAfter w:val="1"/>
          <w:wAfter w:w="15" w:type="dxa"/>
          <w:trHeight w:val="261"/>
        </w:trPr>
        <w:tc>
          <w:tcPr>
            <w:tcW w:w="6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B968C0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1-2-6</w:t>
            </w:r>
          </w:p>
        </w:tc>
        <w:tc>
          <w:tcPr>
            <w:tcW w:w="831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F2F2F2"/>
            <w:noWrap/>
            <w:vAlign w:val="center"/>
            <w:hideMark/>
          </w:tcPr>
          <w:p w14:paraId="68F47AEB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-0.017</w:t>
            </w:r>
          </w:p>
        </w:tc>
        <w:tc>
          <w:tcPr>
            <w:tcW w:w="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61C7C2A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0.210</w:t>
            </w:r>
          </w:p>
        </w:tc>
        <w:tc>
          <w:tcPr>
            <w:tcW w:w="737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center"/>
            <w:hideMark/>
          </w:tcPr>
          <w:p w14:paraId="0DD4153A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0.199</w:t>
            </w:r>
          </w:p>
        </w:tc>
        <w:tc>
          <w:tcPr>
            <w:tcW w:w="96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3F0DDE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62%</w:t>
            </w:r>
          </w:p>
        </w:tc>
        <w:tc>
          <w:tcPr>
            <w:tcW w:w="831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center"/>
            <w:hideMark/>
          </w:tcPr>
          <w:p w14:paraId="3A03AF2D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-0.015</w:t>
            </w:r>
          </w:p>
        </w:tc>
        <w:tc>
          <w:tcPr>
            <w:tcW w:w="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A642DA9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0.199</w:t>
            </w:r>
          </w:p>
        </w:tc>
        <w:tc>
          <w:tcPr>
            <w:tcW w:w="737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center"/>
            <w:hideMark/>
          </w:tcPr>
          <w:p w14:paraId="30387DD8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0.198</w:t>
            </w:r>
          </w:p>
        </w:tc>
        <w:tc>
          <w:tcPr>
            <w:tcW w:w="9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2408BF5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100%</w:t>
            </w:r>
          </w:p>
        </w:tc>
        <w:tc>
          <w:tcPr>
            <w:tcW w:w="831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F2F2F2"/>
            <w:noWrap/>
            <w:vAlign w:val="center"/>
            <w:hideMark/>
          </w:tcPr>
          <w:p w14:paraId="0145EA3C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-0.020</w:t>
            </w:r>
          </w:p>
        </w:tc>
        <w:tc>
          <w:tcPr>
            <w:tcW w:w="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237A410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0.202</w:t>
            </w:r>
          </w:p>
        </w:tc>
        <w:tc>
          <w:tcPr>
            <w:tcW w:w="737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center"/>
            <w:hideMark/>
          </w:tcPr>
          <w:p w14:paraId="5B9DE75A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0.199</w:t>
            </w:r>
          </w:p>
        </w:tc>
        <w:tc>
          <w:tcPr>
            <w:tcW w:w="96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C143EE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81%</w:t>
            </w:r>
          </w:p>
        </w:tc>
        <w:tc>
          <w:tcPr>
            <w:tcW w:w="831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center"/>
            <w:hideMark/>
          </w:tcPr>
          <w:p w14:paraId="3857F24E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-0.014</w:t>
            </w:r>
          </w:p>
        </w:tc>
        <w:tc>
          <w:tcPr>
            <w:tcW w:w="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F762F2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0.198</w:t>
            </w:r>
          </w:p>
        </w:tc>
        <w:tc>
          <w:tcPr>
            <w:tcW w:w="737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center"/>
            <w:hideMark/>
          </w:tcPr>
          <w:p w14:paraId="4D9B91C4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0.195</w:t>
            </w:r>
          </w:p>
        </w:tc>
        <w:tc>
          <w:tcPr>
            <w:tcW w:w="9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433DA5A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33%</w:t>
            </w:r>
          </w:p>
        </w:tc>
      </w:tr>
      <w:tr w:rsidR="009407FD" w:rsidRPr="00061F4C" w14:paraId="09E64554" w14:textId="77777777" w:rsidTr="00DC0748">
        <w:trPr>
          <w:gridAfter w:val="1"/>
          <w:wAfter w:w="15" w:type="dxa"/>
          <w:trHeight w:val="261"/>
        </w:trPr>
        <w:tc>
          <w:tcPr>
            <w:tcW w:w="6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B6C390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1-3-6</w:t>
            </w:r>
          </w:p>
        </w:tc>
        <w:tc>
          <w:tcPr>
            <w:tcW w:w="831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F2F2F2"/>
            <w:noWrap/>
            <w:vAlign w:val="center"/>
            <w:hideMark/>
          </w:tcPr>
          <w:p w14:paraId="7379722E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-0.015</w:t>
            </w:r>
          </w:p>
        </w:tc>
        <w:tc>
          <w:tcPr>
            <w:tcW w:w="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51E4D1E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0.300</w:t>
            </w:r>
          </w:p>
        </w:tc>
        <w:tc>
          <w:tcPr>
            <w:tcW w:w="737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center"/>
            <w:hideMark/>
          </w:tcPr>
          <w:p w14:paraId="46813BDC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0.326</w:t>
            </w:r>
          </w:p>
        </w:tc>
        <w:tc>
          <w:tcPr>
            <w:tcW w:w="96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E23718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63%</w:t>
            </w:r>
          </w:p>
        </w:tc>
        <w:tc>
          <w:tcPr>
            <w:tcW w:w="831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center"/>
            <w:hideMark/>
          </w:tcPr>
          <w:p w14:paraId="0F687B33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-0.030</w:t>
            </w:r>
          </w:p>
        </w:tc>
        <w:tc>
          <w:tcPr>
            <w:tcW w:w="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64B0116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0.301</w:t>
            </w:r>
          </w:p>
        </w:tc>
        <w:tc>
          <w:tcPr>
            <w:tcW w:w="737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center"/>
            <w:hideMark/>
          </w:tcPr>
          <w:p w14:paraId="76756D40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0.324</w:t>
            </w:r>
          </w:p>
        </w:tc>
        <w:tc>
          <w:tcPr>
            <w:tcW w:w="9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1ED1C4D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35%</w:t>
            </w:r>
          </w:p>
        </w:tc>
        <w:tc>
          <w:tcPr>
            <w:tcW w:w="831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F2F2F2"/>
            <w:noWrap/>
            <w:vAlign w:val="center"/>
            <w:hideMark/>
          </w:tcPr>
          <w:p w14:paraId="506366C0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-0.019</w:t>
            </w:r>
          </w:p>
        </w:tc>
        <w:tc>
          <w:tcPr>
            <w:tcW w:w="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069B71C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0.318</w:t>
            </w:r>
          </w:p>
        </w:tc>
        <w:tc>
          <w:tcPr>
            <w:tcW w:w="737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center"/>
            <w:hideMark/>
          </w:tcPr>
          <w:p w14:paraId="42A25B1A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0.344</w:t>
            </w:r>
          </w:p>
        </w:tc>
        <w:tc>
          <w:tcPr>
            <w:tcW w:w="96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8DDB8B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37%</w:t>
            </w:r>
          </w:p>
        </w:tc>
        <w:tc>
          <w:tcPr>
            <w:tcW w:w="831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center"/>
            <w:hideMark/>
          </w:tcPr>
          <w:p w14:paraId="022C614E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0.005</w:t>
            </w:r>
          </w:p>
        </w:tc>
        <w:tc>
          <w:tcPr>
            <w:tcW w:w="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B9D9FD6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0.346</w:t>
            </w:r>
          </w:p>
        </w:tc>
        <w:tc>
          <w:tcPr>
            <w:tcW w:w="737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center"/>
            <w:hideMark/>
          </w:tcPr>
          <w:p w14:paraId="6909BEEA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0.451</w:t>
            </w:r>
          </w:p>
        </w:tc>
        <w:tc>
          <w:tcPr>
            <w:tcW w:w="9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5EE169D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69%</w:t>
            </w:r>
          </w:p>
        </w:tc>
      </w:tr>
      <w:tr w:rsidR="009407FD" w:rsidRPr="00061F4C" w14:paraId="1FF8BA41" w14:textId="77777777" w:rsidTr="00DC0748">
        <w:trPr>
          <w:gridAfter w:val="1"/>
          <w:wAfter w:w="15" w:type="dxa"/>
          <w:trHeight w:val="261"/>
        </w:trPr>
        <w:tc>
          <w:tcPr>
            <w:tcW w:w="6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FE5525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1-3-7</w:t>
            </w:r>
          </w:p>
        </w:tc>
        <w:tc>
          <w:tcPr>
            <w:tcW w:w="831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F2F2F2"/>
            <w:noWrap/>
            <w:vAlign w:val="center"/>
            <w:hideMark/>
          </w:tcPr>
          <w:p w14:paraId="75155E08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-0.012</w:t>
            </w:r>
          </w:p>
        </w:tc>
        <w:tc>
          <w:tcPr>
            <w:tcW w:w="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FC540D5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0.195</w:t>
            </w:r>
          </w:p>
        </w:tc>
        <w:tc>
          <w:tcPr>
            <w:tcW w:w="737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center"/>
            <w:hideMark/>
          </w:tcPr>
          <w:p w14:paraId="5D5502D2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0.193</w:t>
            </w:r>
          </w:p>
        </w:tc>
        <w:tc>
          <w:tcPr>
            <w:tcW w:w="96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5A0B28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51%</w:t>
            </w:r>
          </w:p>
        </w:tc>
        <w:tc>
          <w:tcPr>
            <w:tcW w:w="831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center"/>
            <w:hideMark/>
          </w:tcPr>
          <w:p w14:paraId="166AC158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-0.018</w:t>
            </w:r>
          </w:p>
        </w:tc>
        <w:tc>
          <w:tcPr>
            <w:tcW w:w="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8880F35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0.213</w:t>
            </w:r>
          </w:p>
        </w:tc>
        <w:tc>
          <w:tcPr>
            <w:tcW w:w="737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center"/>
            <w:hideMark/>
          </w:tcPr>
          <w:p w14:paraId="36BC2D9C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0.199</w:t>
            </w:r>
          </w:p>
        </w:tc>
        <w:tc>
          <w:tcPr>
            <w:tcW w:w="9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C2E8CD7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59%</w:t>
            </w:r>
          </w:p>
        </w:tc>
        <w:tc>
          <w:tcPr>
            <w:tcW w:w="831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F2F2F2"/>
            <w:noWrap/>
            <w:vAlign w:val="center"/>
            <w:hideMark/>
          </w:tcPr>
          <w:p w14:paraId="50DE05C5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-0.011</w:t>
            </w:r>
          </w:p>
        </w:tc>
        <w:tc>
          <w:tcPr>
            <w:tcW w:w="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0904588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0.211</w:t>
            </w:r>
          </w:p>
        </w:tc>
        <w:tc>
          <w:tcPr>
            <w:tcW w:w="737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center"/>
            <w:hideMark/>
          </w:tcPr>
          <w:p w14:paraId="69C872FB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0.199</w:t>
            </w:r>
          </w:p>
        </w:tc>
        <w:tc>
          <w:tcPr>
            <w:tcW w:w="96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EFFBB2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62%</w:t>
            </w:r>
          </w:p>
        </w:tc>
        <w:tc>
          <w:tcPr>
            <w:tcW w:w="831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center"/>
            <w:hideMark/>
          </w:tcPr>
          <w:p w14:paraId="1697C6D0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0.000</w:t>
            </w:r>
          </w:p>
        </w:tc>
        <w:tc>
          <w:tcPr>
            <w:tcW w:w="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7B2E9A9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0.226</w:t>
            </w:r>
          </w:p>
        </w:tc>
        <w:tc>
          <w:tcPr>
            <w:tcW w:w="737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center"/>
            <w:hideMark/>
          </w:tcPr>
          <w:p w14:paraId="05BAD8E8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0.199</w:t>
            </w:r>
          </w:p>
        </w:tc>
        <w:tc>
          <w:tcPr>
            <w:tcW w:w="9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C1FEDF5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56%</w:t>
            </w:r>
          </w:p>
        </w:tc>
      </w:tr>
      <w:tr w:rsidR="009407FD" w:rsidRPr="00061F4C" w14:paraId="59A3DDEC" w14:textId="77777777" w:rsidTr="00DC0748">
        <w:trPr>
          <w:gridAfter w:val="1"/>
          <w:wAfter w:w="15" w:type="dxa"/>
          <w:trHeight w:val="261"/>
        </w:trPr>
        <w:tc>
          <w:tcPr>
            <w:tcW w:w="6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0E18F8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1-4-7</w:t>
            </w:r>
          </w:p>
        </w:tc>
        <w:tc>
          <w:tcPr>
            <w:tcW w:w="831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F2F2F2"/>
            <w:noWrap/>
            <w:vAlign w:val="center"/>
            <w:hideMark/>
          </w:tcPr>
          <w:p w14:paraId="4BE0B544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-0.003</w:t>
            </w:r>
          </w:p>
        </w:tc>
        <w:tc>
          <w:tcPr>
            <w:tcW w:w="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696BD03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0.201</w:t>
            </w:r>
          </w:p>
        </w:tc>
        <w:tc>
          <w:tcPr>
            <w:tcW w:w="737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center"/>
            <w:hideMark/>
          </w:tcPr>
          <w:p w14:paraId="5FDDBE41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0.188</w:t>
            </w:r>
          </w:p>
        </w:tc>
        <w:tc>
          <w:tcPr>
            <w:tcW w:w="96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D8BD39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73%</w:t>
            </w:r>
          </w:p>
        </w:tc>
        <w:tc>
          <w:tcPr>
            <w:tcW w:w="831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center"/>
            <w:hideMark/>
          </w:tcPr>
          <w:p w14:paraId="0DE005FB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-0.005</w:t>
            </w:r>
          </w:p>
        </w:tc>
        <w:tc>
          <w:tcPr>
            <w:tcW w:w="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6523297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0.185</w:t>
            </w:r>
          </w:p>
        </w:tc>
        <w:tc>
          <w:tcPr>
            <w:tcW w:w="737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center"/>
            <w:hideMark/>
          </w:tcPr>
          <w:p w14:paraId="7A6BC4D6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0.186</w:t>
            </w:r>
          </w:p>
        </w:tc>
        <w:tc>
          <w:tcPr>
            <w:tcW w:w="9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36B3ADC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79%</w:t>
            </w:r>
          </w:p>
        </w:tc>
        <w:tc>
          <w:tcPr>
            <w:tcW w:w="831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F2F2F2"/>
            <w:noWrap/>
            <w:vAlign w:val="center"/>
            <w:hideMark/>
          </w:tcPr>
          <w:p w14:paraId="13BDB9CE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-0.018</w:t>
            </w:r>
          </w:p>
        </w:tc>
        <w:tc>
          <w:tcPr>
            <w:tcW w:w="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08DC9EE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0.199</w:t>
            </w:r>
          </w:p>
        </w:tc>
        <w:tc>
          <w:tcPr>
            <w:tcW w:w="737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center"/>
            <w:hideMark/>
          </w:tcPr>
          <w:p w14:paraId="0A88B536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0.189</w:t>
            </w:r>
          </w:p>
        </w:tc>
        <w:tc>
          <w:tcPr>
            <w:tcW w:w="96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9C94EF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79%</w:t>
            </w:r>
          </w:p>
        </w:tc>
        <w:tc>
          <w:tcPr>
            <w:tcW w:w="831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center"/>
            <w:hideMark/>
          </w:tcPr>
          <w:p w14:paraId="470A7721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0.003</w:t>
            </w:r>
          </w:p>
        </w:tc>
        <w:tc>
          <w:tcPr>
            <w:tcW w:w="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78912D0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0.189</w:t>
            </w:r>
          </w:p>
        </w:tc>
        <w:tc>
          <w:tcPr>
            <w:tcW w:w="737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center"/>
            <w:hideMark/>
          </w:tcPr>
          <w:p w14:paraId="60A3AFFE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0.183</w:t>
            </w:r>
          </w:p>
        </w:tc>
        <w:tc>
          <w:tcPr>
            <w:tcW w:w="9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2A39BFD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29%</w:t>
            </w:r>
          </w:p>
        </w:tc>
      </w:tr>
      <w:tr w:rsidR="009407FD" w:rsidRPr="00061F4C" w14:paraId="3B8B3885" w14:textId="77777777" w:rsidTr="00DC0748">
        <w:trPr>
          <w:gridAfter w:val="1"/>
          <w:wAfter w:w="15" w:type="dxa"/>
          <w:trHeight w:val="261"/>
        </w:trPr>
        <w:tc>
          <w:tcPr>
            <w:tcW w:w="6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859C98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1-4-8</w:t>
            </w:r>
          </w:p>
        </w:tc>
        <w:tc>
          <w:tcPr>
            <w:tcW w:w="831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F2F2F2"/>
            <w:noWrap/>
            <w:vAlign w:val="center"/>
            <w:hideMark/>
          </w:tcPr>
          <w:p w14:paraId="66D57FB5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-0.243</w:t>
            </w:r>
          </w:p>
        </w:tc>
        <w:tc>
          <w:tcPr>
            <w:tcW w:w="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79132C6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0.638</w:t>
            </w:r>
          </w:p>
        </w:tc>
        <w:tc>
          <w:tcPr>
            <w:tcW w:w="737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center"/>
            <w:hideMark/>
          </w:tcPr>
          <w:p w14:paraId="08559E9D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0.986</w:t>
            </w:r>
          </w:p>
        </w:tc>
        <w:tc>
          <w:tcPr>
            <w:tcW w:w="96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B2A7DA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3%</w:t>
            </w:r>
          </w:p>
        </w:tc>
        <w:tc>
          <w:tcPr>
            <w:tcW w:w="831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center"/>
            <w:hideMark/>
          </w:tcPr>
          <w:p w14:paraId="7BDE4696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-0.241</w:t>
            </w:r>
          </w:p>
        </w:tc>
        <w:tc>
          <w:tcPr>
            <w:tcW w:w="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946D404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0.636</w:t>
            </w:r>
          </w:p>
        </w:tc>
        <w:tc>
          <w:tcPr>
            <w:tcW w:w="737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center"/>
            <w:hideMark/>
          </w:tcPr>
          <w:p w14:paraId="4D406A1B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1.023</w:t>
            </w:r>
          </w:p>
        </w:tc>
        <w:tc>
          <w:tcPr>
            <w:tcW w:w="9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B3360AE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2%</w:t>
            </w:r>
          </w:p>
        </w:tc>
        <w:tc>
          <w:tcPr>
            <w:tcW w:w="831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F2F2F2"/>
            <w:noWrap/>
            <w:vAlign w:val="center"/>
            <w:hideMark/>
          </w:tcPr>
          <w:p w14:paraId="3D10C901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-0.245</w:t>
            </w:r>
          </w:p>
        </w:tc>
        <w:tc>
          <w:tcPr>
            <w:tcW w:w="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7FC0461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0.636</w:t>
            </w:r>
          </w:p>
        </w:tc>
        <w:tc>
          <w:tcPr>
            <w:tcW w:w="737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center"/>
            <w:hideMark/>
          </w:tcPr>
          <w:p w14:paraId="2A40CEFD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0.979</w:t>
            </w:r>
          </w:p>
        </w:tc>
        <w:tc>
          <w:tcPr>
            <w:tcW w:w="96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5179E8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3%</w:t>
            </w:r>
          </w:p>
        </w:tc>
        <w:tc>
          <w:tcPr>
            <w:tcW w:w="831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center"/>
            <w:hideMark/>
          </w:tcPr>
          <w:p w14:paraId="37BE8363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-0.244</w:t>
            </w:r>
          </w:p>
        </w:tc>
        <w:tc>
          <w:tcPr>
            <w:tcW w:w="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C33918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0.637</w:t>
            </w:r>
          </w:p>
        </w:tc>
        <w:tc>
          <w:tcPr>
            <w:tcW w:w="737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center"/>
            <w:hideMark/>
          </w:tcPr>
          <w:p w14:paraId="3672162D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1.016</w:t>
            </w:r>
          </w:p>
        </w:tc>
        <w:tc>
          <w:tcPr>
            <w:tcW w:w="9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1C988A0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4%</w:t>
            </w:r>
          </w:p>
        </w:tc>
      </w:tr>
      <w:tr w:rsidR="009407FD" w:rsidRPr="00061F4C" w14:paraId="28A2F50A" w14:textId="77777777" w:rsidTr="00DC0748">
        <w:trPr>
          <w:gridAfter w:val="1"/>
          <w:wAfter w:w="15" w:type="dxa"/>
          <w:trHeight w:val="261"/>
        </w:trPr>
        <w:tc>
          <w:tcPr>
            <w:tcW w:w="6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040A59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</w:p>
        </w:tc>
        <w:tc>
          <w:tcPr>
            <w:tcW w:w="8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0DF5D7" w14:textId="77777777" w:rsidR="009407FD" w:rsidRPr="00061F4C" w:rsidRDefault="009407FD" w:rsidP="00DC0748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9CF619" w14:textId="77777777" w:rsidR="009407FD" w:rsidRPr="00061F4C" w:rsidRDefault="009407FD" w:rsidP="00DC0748">
            <w:pPr>
              <w:rPr>
                <w:sz w:val="18"/>
                <w:szCs w:val="18"/>
              </w:rPr>
            </w:pPr>
          </w:p>
        </w:tc>
        <w:tc>
          <w:tcPr>
            <w:tcW w:w="7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99F161" w14:textId="77777777" w:rsidR="009407FD" w:rsidRPr="00061F4C" w:rsidRDefault="009407FD" w:rsidP="00DC0748">
            <w:pPr>
              <w:rPr>
                <w:sz w:val="18"/>
                <w:szCs w:val="18"/>
              </w:rPr>
            </w:pPr>
          </w:p>
        </w:tc>
        <w:tc>
          <w:tcPr>
            <w:tcW w:w="9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CDD6FA" w14:textId="77777777" w:rsidR="009407FD" w:rsidRPr="00061F4C" w:rsidRDefault="009407FD" w:rsidP="00DC0748">
            <w:pPr>
              <w:rPr>
                <w:sz w:val="18"/>
                <w:szCs w:val="18"/>
              </w:rPr>
            </w:pPr>
          </w:p>
        </w:tc>
        <w:tc>
          <w:tcPr>
            <w:tcW w:w="8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BD0C42" w14:textId="77777777" w:rsidR="009407FD" w:rsidRPr="00061F4C" w:rsidRDefault="009407FD" w:rsidP="00DC0748">
            <w:pPr>
              <w:rPr>
                <w:sz w:val="18"/>
                <w:szCs w:val="18"/>
              </w:rPr>
            </w:pPr>
          </w:p>
        </w:tc>
        <w:tc>
          <w:tcPr>
            <w:tcW w:w="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8C3F34" w14:textId="77777777" w:rsidR="009407FD" w:rsidRPr="00061F4C" w:rsidRDefault="009407FD" w:rsidP="00DC0748">
            <w:pPr>
              <w:rPr>
                <w:sz w:val="18"/>
                <w:szCs w:val="18"/>
              </w:rPr>
            </w:pPr>
          </w:p>
        </w:tc>
        <w:tc>
          <w:tcPr>
            <w:tcW w:w="7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619837" w14:textId="77777777" w:rsidR="009407FD" w:rsidRPr="00061F4C" w:rsidRDefault="009407FD" w:rsidP="00DC0748">
            <w:pPr>
              <w:rPr>
                <w:sz w:val="18"/>
                <w:szCs w:val="18"/>
              </w:rPr>
            </w:pPr>
          </w:p>
        </w:tc>
        <w:tc>
          <w:tcPr>
            <w:tcW w:w="9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194628" w14:textId="77777777" w:rsidR="009407FD" w:rsidRPr="00061F4C" w:rsidRDefault="009407FD" w:rsidP="00DC0748">
            <w:pPr>
              <w:rPr>
                <w:sz w:val="18"/>
                <w:szCs w:val="18"/>
              </w:rPr>
            </w:pPr>
          </w:p>
        </w:tc>
        <w:tc>
          <w:tcPr>
            <w:tcW w:w="8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A52DA4" w14:textId="77777777" w:rsidR="009407FD" w:rsidRPr="00061F4C" w:rsidRDefault="009407FD" w:rsidP="00DC0748">
            <w:pPr>
              <w:rPr>
                <w:sz w:val="18"/>
                <w:szCs w:val="18"/>
              </w:rPr>
            </w:pPr>
          </w:p>
        </w:tc>
        <w:tc>
          <w:tcPr>
            <w:tcW w:w="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D4E6DD" w14:textId="77777777" w:rsidR="009407FD" w:rsidRPr="00061F4C" w:rsidRDefault="009407FD" w:rsidP="00DC0748">
            <w:pPr>
              <w:rPr>
                <w:sz w:val="18"/>
                <w:szCs w:val="18"/>
              </w:rPr>
            </w:pPr>
          </w:p>
        </w:tc>
        <w:tc>
          <w:tcPr>
            <w:tcW w:w="7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A9708C" w14:textId="77777777" w:rsidR="009407FD" w:rsidRPr="00061F4C" w:rsidRDefault="009407FD" w:rsidP="00DC0748">
            <w:pPr>
              <w:rPr>
                <w:sz w:val="18"/>
                <w:szCs w:val="18"/>
              </w:rPr>
            </w:pPr>
          </w:p>
        </w:tc>
        <w:tc>
          <w:tcPr>
            <w:tcW w:w="9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4F708B" w14:textId="77777777" w:rsidR="009407FD" w:rsidRPr="00061F4C" w:rsidRDefault="009407FD" w:rsidP="00DC0748">
            <w:pPr>
              <w:rPr>
                <w:sz w:val="18"/>
                <w:szCs w:val="18"/>
              </w:rPr>
            </w:pPr>
          </w:p>
        </w:tc>
        <w:tc>
          <w:tcPr>
            <w:tcW w:w="8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9D5B7E" w14:textId="77777777" w:rsidR="009407FD" w:rsidRPr="00061F4C" w:rsidRDefault="009407FD" w:rsidP="00DC0748">
            <w:pPr>
              <w:rPr>
                <w:sz w:val="18"/>
                <w:szCs w:val="18"/>
              </w:rPr>
            </w:pPr>
          </w:p>
        </w:tc>
        <w:tc>
          <w:tcPr>
            <w:tcW w:w="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CB9FD4" w14:textId="77777777" w:rsidR="009407FD" w:rsidRPr="00061F4C" w:rsidRDefault="009407FD" w:rsidP="00DC0748">
            <w:pPr>
              <w:rPr>
                <w:sz w:val="18"/>
                <w:szCs w:val="18"/>
              </w:rPr>
            </w:pPr>
          </w:p>
        </w:tc>
        <w:tc>
          <w:tcPr>
            <w:tcW w:w="7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BF648D" w14:textId="77777777" w:rsidR="009407FD" w:rsidRPr="00061F4C" w:rsidRDefault="009407FD" w:rsidP="00DC0748">
            <w:pPr>
              <w:rPr>
                <w:sz w:val="18"/>
                <w:szCs w:val="18"/>
              </w:rPr>
            </w:pPr>
          </w:p>
        </w:tc>
        <w:tc>
          <w:tcPr>
            <w:tcW w:w="9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815B94" w14:textId="77777777" w:rsidR="009407FD" w:rsidRPr="00061F4C" w:rsidRDefault="009407FD" w:rsidP="00DC0748">
            <w:pPr>
              <w:rPr>
                <w:sz w:val="18"/>
                <w:szCs w:val="18"/>
              </w:rPr>
            </w:pPr>
          </w:p>
        </w:tc>
      </w:tr>
      <w:tr w:rsidR="009407FD" w:rsidRPr="00061F4C" w14:paraId="0454E857" w14:textId="77777777" w:rsidTr="00DC0748">
        <w:trPr>
          <w:trHeight w:val="261"/>
        </w:trPr>
        <w:tc>
          <w:tcPr>
            <w:tcW w:w="10554" w:type="dxa"/>
            <w:gridSpan w:val="1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9F43EC" w14:textId="77777777" w:rsidR="009407FD" w:rsidRPr="00061F4C" w:rsidRDefault="009407FD" w:rsidP="00DC0748">
            <w:pPr>
              <w:jc w:val="center"/>
              <w:rPr>
                <w:b/>
                <w:bCs/>
                <w:color w:val="000000"/>
                <w:sz w:val="18"/>
                <w:szCs w:val="18"/>
              </w:rPr>
            </w:pPr>
            <w:r w:rsidRPr="00061F4C">
              <w:rPr>
                <w:b/>
                <w:bCs/>
                <w:color w:val="000000"/>
                <w:sz w:val="18"/>
                <w:szCs w:val="18"/>
              </w:rPr>
              <w:t>Number of Items</w:t>
            </w:r>
          </w:p>
        </w:tc>
        <w:tc>
          <w:tcPr>
            <w:tcW w:w="8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FD6C8F" w14:textId="77777777" w:rsidR="009407FD" w:rsidRPr="00061F4C" w:rsidRDefault="009407FD" w:rsidP="00DC0748">
            <w:pPr>
              <w:jc w:val="center"/>
              <w:rPr>
                <w:b/>
                <w:bCs/>
                <w:color w:val="000000"/>
                <w:sz w:val="18"/>
                <w:szCs w:val="18"/>
              </w:rPr>
            </w:pPr>
          </w:p>
        </w:tc>
        <w:tc>
          <w:tcPr>
            <w:tcW w:w="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3A69CA" w14:textId="77777777" w:rsidR="009407FD" w:rsidRPr="00061F4C" w:rsidRDefault="009407FD" w:rsidP="00DC0748">
            <w:pPr>
              <w:rPr>
                <w:sz w:val="18"/>
                <w:szCs w:val="18"/>
              </w:rPr>
            </w:pPr>
          </w:p>
        </w:tc>
        <w:tc>
          <w:tcPr>
            <w:tcW w:w="7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F93AED" w14:textId="77777777" w:rsidR="009407FD" w:rsidRPr="00061F4C" w:rsidRDefault="009407FD" w:rsidP="00DC0748">
            <w:pPr>
              <w:rPr>
                <w:sz w:val="18"/>
                <w:szCs w:val="18"/>
              </w:rPr>
            </w:pPr>
          </w:p>
        </w:tc>
        <w:tc>
          <w:tcPr>
            <w:tcW w:w="96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56A06A" w14:textId="77777777" w:rsidR="009407FD" w:rsidRPr="00061F4C" w:rsidRDefault="009407FD" w:rsidP="00DC0748">
            <w:pPr>
              <w:rPr>
                <w:sz w:val="18"/>
                <w:szCs w:val="18"/>
              </w:rPr>
            </w:pPr>
          </w:p>
        </w:tc>
      </w:tr>
      <w:tr w:rsidR="009407FD" w:rsidRPr="00061F4C" w14:paraId="61C68CA1" w14:textId="77777777" w:rsidTr="00DC0748">
        <w:trPr>
          <w:trHeight w:val="261"/>
        </w:trPr>
        <w:tc>
          <w:tcPr>
            <w:tcW w:w="691" w:type="dxa"/>
            <w:vMerge w:val="restart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4861FF50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lastRenderedPageBreak/>
              <w:t>Path</w:t>
            </w:r>
          </w:p>
        </w:tc>
        <w:tc>
          <w:tcPr>
            <w:tcW w:w="3287" w:type="dxa"/>
            <w:gridSpan w:val="4"/>
            <w:tcBorders>
              <w:top w:val="nil"/>
              <w:left w:val="single" w:sz="4" w:space="0" w:color="auto"/>
              <w:bottom w:val="nil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28C7242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  <w:u w:val="single"/>
              </w:rPr>
            </w:pPr>
            <w:r w:rsidRPr="00061F4C">
              <w:rPr>
                <w:color w:val="000000"/>
                <w:sz w:val="18"/>
                <w:szCs w:val="18"/>
                <w:u w:val="single"/>
              </w:rPr>
              <w:t>Increasing</w:t>
            </w:r>
          </w:p>
        </w:tc>
        <w:tc>
          <w:tcPr>
            <w:tcW w:w="3287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0831C9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  <w:u w:val="single"/>
              </w:rPr>
            </w:pPr>
            <w:r w:rsidRPr="00061F4C">
              <w:rPr>
                <w:color w:val="000000"/>
                <w:sz w:val="18"/>
                <w:szCs w:val="18"/>
                <w:u w:val="single"/>
              </w:rPr>
              <w:t>Equal</w:t>
            </w:r>
          </w:p>
        </w:tc>
        <w:tc>
          <w:tcPr>
            <w:tcW w:w="3289" w:type="dxa"/>
            <w:gridSpan w:val="4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6A9D67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  <w:u w:val="single"/>
              </w:rPr>
            </w:pPr>
            <w:r w:rsidRPr="00061F4C">
              <w:rPr>
                <w:color w:val="000000"/>
                <w:sz w:val="18"/>
                <w:szCs w:val="18"/>
                <w:u w:val="single"/>
              </w:rPr>
              <w:t>Decreasing</w:t>
            </w:r>
          </w:p>
        </w:tc>
        <w:tc>
          <w:tcPr>
            <w:tcW w:w="8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25206E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  <w:u w:val="single"/>
              </w:rPr>
            </w:pPr>
          </w:p>
        </w:tc>
        <w:tc>
          <w:tcPr>
            <w:tcW w:w="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59F5A7" w14:textId="77777777" w:rsidR="009407FD" w:rsidRPr="00061F4C" w:rsidRDefault="009407FD" w:rsidP="00DC0748">
            <w:pPr>
              <w:rPr>
                <w:sz w:val="18"/>
                <w:szCs w:val="18"/>
              </w:rPr>
            </w:pPr>
          </w:p>
        </w:tc>
        <w:tc>
          <w:tcPr>
            <w:tcW w:w="7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31E268" w14:textId="77777777" w:rsidR="009407FD" w:rsidRPr="00061F4C" w:rsidRDefault="009407FD" w:rsidP="00DC0748">
            <w:pPr>
              <w:rPr>
                <w:sz w:val="18"/>
                <w:szCs w:val="18"/>
              </w:rPr>
            </w:pPr>
          </w:p>
        </w:tc>
        <w:tc>
          <w:tcPr>
            <w:tcW w:w="96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C78858" w14:textId="77777777" w:rsidR="009407FD" w:rsidRPr="00061F4C" w:rsidRDefault="009407FD" w:rsidP="00DC0748">
            <w:pPr>
              <w:rPr>
                <w:sz w:val="18"/>
                <w:szCs w:val="18"/>
              </w:rPr>
            </w:pPr>
          </w:p>
        </w:tc>
      </w:tr>
      <w:tr w:rsidR="009407FD" w:rsidRPr="00061F4C" w14:paraId="0BC083CE" w14:textId="77777777" w:rsidTr="00DC0748">
        <w:trPr>
          <w:gridAfter w:val="1"/>
          <w:wAfter w:w="15" w:type="dxa"/>
          <w:trHeight w:val="261"/>
        </w:trPr>
        <w:tc>
          <w:tcPr>
            <w:tcW w:w="691" w:type="dxa"/>
            <w:vMerge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190DF593" w14:textId="77777777" w:rsidR="009407FD" w:rsidRPr="00061F4C" w:rsidRDefault="009407FD" w:rsidP="00DC0748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831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F2F2F2"/>
            <w:noWrap/>
            <w:vAlign w:val="bottom"/>
            <w:hideMark/>
          </w:tcPr>
          <w:p w14:paraId="4792D042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Bias</w:t>
            </w:r>
          </w:p>
        </w:tc>
        <w:tc>
          <w:tcPr>
            <w:tcW w:w="75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64C553B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RMSE</w:t>
            </w:r>
          </w:p>
        </w:tc>
        <w:tc>
          <w:tcPr>
            <w:tcW w:w="73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2F2F2"/>
            <w:noWrap/>
            <w:vAlign w:val="bottom"/>
            <w:hideMark/>
          </w:tcPr>
          <w:p w14:paraId="196EAFCC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SEM</w:t>
            </w:r>
          </w:p>
        </w:tc>
        <w:tc>
          <w:tcPr>
            <w:tcW w:w="9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5AE626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% Error</w:t>
            </w:r>
          </w:p>
        </w:tc>
        <w:tc>
          <w:tcPr>
            <w:tcW w:w="83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2F2F2"/>
            <w:noWrap/>
            <w:vAlign w:val="bottom"/>
            <w:hideMark/>
          </w:tcPr>
          <w:p w14:paraId="283C0CC2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Bias</w:t>
            </w:r>
          </w:p>
        </w:tc>
        <w:tc>
          <w:tcPr>
            <w:tcW w:w="75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2C236DC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RMSE</w:t>
            </w:r>
          </w:p>
        </w:tc>
        <w:tc>
          <w:tcPr>
            <w:tcW w:w="73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2F2F2"/>
            <w:noWrap/>
            <w:vAlign w:val="bottom"/>
            <w:hideMark/>
          </w:tcPr>
          <w:p w14:paraId="0FBF5B3C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SEM</w:t>
            </w:r>
          </w:p>
        </w:tc>
        <w:tc>
          <w:tcPr>
            <w:tcW w:w="96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B1BC0F3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% Error</w:t>
            </w:r>
          </w:p>
        </w:tc>
        <w:tc>
          <w:tcPr>
            <w:tcW w:w="831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F2F2F2"/>
            <w:noWrap/>
            <w:vAlign w:val="bottom"/>
            <w:hideMark/>
          </w:tcPr>
          <w:p w14:paraId="32C5EDF0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Bias</w:t>
            </w:r>
          </w:p>
        </w:tc>
        <w:tc>
          <w:tcPr>
            <w:tcW w:w="75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E45EAD9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RMSE</w:t>
            </w:r>
          </w:p>
        </w:tc>
        <w:tc>
          <w:tcPr>
            <w:tcW w:w="73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2F2F2"/>
            <w:noWrap/>
            <w:vAlign w:val="bottom"/>
            <w:hideMark/>
          </w:tcPr>
          <w:p w14:paraId="0B4F7ECC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SEM</w:t>
            </w:r>
          </w:p>
        </w:tc>
        <w:tc>
          <w:tcPr>
            <w:tcW w:w="96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3C0043F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% Error</w:t>
            </w:r>
          </w:p>
        </w:tc>
        <w:tc>
          <w:tcPr>
            <w:tcW w:w="8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6F97D6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</w:p>
        </w:tc>
        <w:tc>
          <w:tcPr>
            <w:tcW w:w="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20DA5C" w14:textId="77777777" w:rsidR="009407FD" w:rsidRPr="00061F4C" w:rsidRDefault="009407FD" w:rsidP="00DC0748">
            <w:pPr>
              <w:rPr>
                <w:sz w:val="18"/>
                <w:szCs w:val="18"/>
              </w:rPr>
            </w:pPr>
          </w:p>
        </w:tc>
        <w:tc>
          <w:tcPr>
            <w:tcW w:w="7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65F1BC" w14:textId="77777777" w:rsidR="009407FD" w:rsidRPr="00061F4C" w:rsidRDefault="009407FD" w:rsidP="00DC0748">
            <w:pPr>
              <w:rPr>
                <w:sz w:val="18"/>
                <w:szCs w:val="18"/>
              </w:rPr>
            </w:pPr>
          </w:p>
        </w:tc>
        <w:tc>
          <w:tcPr>
            <w:tcW w:w="9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F78BF2" w14:textId="77777777" w:rsidR="009407FD" w:rsidRPr="00061F4C" w:rsidRDefault="009407FD" w:rsidP="00DC0748">
            <w:pPr>
              <w:rPr>
                <w:sz w:val="18"/>
                <w:szCs w:val="18"/>
              </w:rPr>
            </w:pPr>
          </w:p>
        </w:tc>
      </w:tr>
      <w:tr w:rsidR="009407FD" w:rsidRPr="00061F4C" w14:paraId="5E095032" w14:textId="77777777" w:rsidTr="00DC0748">
        <w:trPr>
          <w:gridAfter w:val="1"/>
          <w:wAfter w:w="15" w:type="dxa"/>
          <w:trHeight w:val="261"/>
        </w:trPr>
        <w:tc>
          <w:tcPr>
            <w:tcW w:w="6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8D34D9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1-2-5</w:t>
            </w:r>
          </w:p>
        </w:tc>
        <w:tc>
          <w:tcPr>
            <w:tcW w:w="831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F2F2F2"/>
            <w:noWrap/>
            <w:vAlign w:val="center"/>
            <w:hideMark/>
          </w:tcPr>
          <w:p w14:paraId="0B315FD2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0.058</w:t>
            </w:r>
          </w:p>
        </w:tc>
        <w:tc>
          <w:tcPr>
            <w:tcW w:w="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035BFDA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0.486</w:t>
            </w:r>
          </w:p>
        </w:tc>
        <w:tc>
          <w:tcPr>
            <w:tcW w:w="737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center"/>
            <w:hideMark/>
          </w:tcPr>
          <w:p w14:paraId="290DC964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0.670</w:t>
            </w:r>
          </w:p>
        </w:tc>
        <w:tc>
          <w:tcPr>
            <w:tcW w:w="96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F3C7D7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5%</w:t>
            </w:r>
          </w:p>
        </w:tc>
        <w:tc>
          <w:tcPr>
            <w:tcW w:w="831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center"/>
            <w:hideMark/>
          </w:tcPr>
          <w:p w14:paraId="7346420B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0.063</w:t>
            </w:r>
          </w:p>
        </w:tc>
        <w:tc>
          <w:tcPr>
            <w:tcW w:w="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9609003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0.513</w:t>
            </w:r>
          </w:p>
        </w:tc>
        <w:tc>
          <w:tcPr>
            <w:tcW w:w="737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center"/>
            <w:hideMark/>
          </w:tcPr>
          <w:p w14:paraId="3881B236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0.807</w:t>
            </w:r>
          </w:p>
        </w:tc>
        <w:tc>
          <w:tcPr>
            <w:tcW w:w="9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29E8367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4%</w:t>
            </w:r>
          </w:p>
        </w:tc>
        <w:tc>
          <w:tcPr>
            <w:tcW w:w="831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F2F2F2"/>
            <w:noWrap/>
            <w:vAlign w:val="center"/>
            <w:hideMark/>
          </w:tcPr>
          <w:p w14:paraId="7623F2B0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0.081</w:t>
            </w:r>
          </w:p>
        </w:tc>
        <w:tc>
          <w:tcPr>
            <w:tcW w:w="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C2235D5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0.530</w:t>
            </w:r>
          </w:p>
        </w:tc>
        <w:tc>
          <w:tcPr>
            <w:tcW w:w="737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center"/>
            <w:hideMark/>
          </w:tcPr>
          <w:p w14:paraId="27781BCD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1.075</w:t>
            </w:r>
          </w:p>
        </w:tc>
        <w:tc>
          <w:tcPr>
            <w:tcW w:w="9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5CF3EC5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6%</w:t>
            </w:r>
          </w:p>
        </w:tc>
        <w:tc>
          <w:tcPr>
            <w:tcW w:w="8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A7E75B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</w:p>
        </w:tc>
        <w:tc>
          <w:tcPr>
            <w:tcW w:w="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635517" w14:textId="77777777" w:rsidR="009407FD" w:rsidRPr="00061F4C" w:rsidRDefault="009407FD" w:rsidP="00DC0748">
            <w:pPr>
              <w:rPr>
                <w:sz w:val="18"/>
                <w:szCs w:val="18"/>
              </w:rPr>
            </w:pPr>
          </w:p>
        </w:tc>
        <w:tc>
          <w:tcPr>
            <w:tcW w:w="7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C434B0" w14:textId="77777777" w:rsidR="009407FD" w:rsidRPr="00061F4C" w:rsidRDefault="009407FD" w:rsidP="00DC0748">
            <w:pPr>
              <w:rPr>
                <w:sz w:val="18"/>
                <w:szCs w:val="18"/>
              </w:rPr>
            </w:pPr>
          </w:p>
        </w:tc>
        <w:tc>
          <w:tcPr>
            <w:tcW w:w="9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261BE7" w14:textId="77777777" w:rsidR="009407FD" w:rsidRPr="00061F4C" w:rsidRDefault="009407FD" w:rsidP="00DC0748">
            <w:pPr>
              <w:rPr>
                <w:sz w:val="18"/>
                <w:szCs w:val="18"/>
              </w:rPr>
            </w:pPr>
          </w:p>
        </w:tc>
      </w:tr>
      <w:tr w:rsidR="009407FD" w:rsidRPr="00061F4C" w14:paraId="79E97CFA" w14:textId="77777777" w:rsidTr="00DC0748">
        <w:trPr>
          <w:gridAfter w:val="1"/>
          <w:wAfter w:w="15" w:type="dxa"/>
          <w:trHeight w:val="261"/>
        </w:trPr>
        <w:tc>
          <w:tcPr>
            <w:tcW w:w="6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5681EE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1-2-6</w:t>
            </w:r>
          </w:p>
        </w:tc>
        <w:tc>
          <w:tcPr>
            <w:tcW w:w="831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F2F2F2"/>
            <w:noWrap/>
            <w:vAlign w:val="center"/>
            <w:hideMark/>
          </w:tcPr>
          <w:p w14:paraId="5FC35349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-0.014</w:t>
            </w:r>
          </w:p>
        </w:tc>
        <w:tc>
          <w:tcPr>
            <w:tcW w:w="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35F10D4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0.208</w:t>
            </w:r>
          </w:p>
        </w:tc>
        <w:tc>
          <w:tcPr>
            <w:tcW w:w="737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center"/>
            <w:hideMark/>
          </w:tcPr>
          <w:p w14:paraId="511571C7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0.198</w:t>
            </w:r>
          </w:p>
        </w:tc>
        <w:tc>
          <w:tcPr>
            <w:tcW w:w="96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BAB430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86%</w:t>
            </w:r>
          </w:p>
        </w:tc>
        <w:tc>
          <w:tcPr>
            <w:tcW w:w="831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center"/>
            <w:hideMark/>
          </w:tcPr>
          <w:p w14:paraId="1B9F6790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-0.020</w:t>
            </w:r>
          </w:p>
        </w:tc>
        <w:tc>
          <w:tcPr>
            <w:tcW w:w="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D54B5C9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0.198</w:t>
            </w:r>
          </w:p>
        </w:tc>
        <w:tc>
          <w:tcPr>
            <w:tcW w:w="737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center"/>
            <w:hideMark/>
          </w:tcPr>
          <w:p w14:paraId="45CEBBE2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0.195</w:t>
            </w:r>
          </w:p>
        </w:tc>
        <w:tc>
          <w:tcPr>
            <w:tcW w:w="9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70A9B1B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63%</w:t>
            </w:r>
          </w:p>
        </w:tc>
        <w:tc>
          <w:tcPr>
            <w:tcW w:w="831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F2F2F2"/>
            <w:noWrap/>
            <w:vAlign w:val="center"/>
            <w:hideMark/>
          </w:tcPr>
          <w:p w14:paraId="5CED11A8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-0.014</w:t>
            </w:r>
          </w:p>
        </w:tc>
        <w:tc>
          <w:tcPr>
            <w:tcW w:w="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DCB3260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0.201</w:t>
            </w:r>
          </w:p>
        </w:tc>
        <w:tc>
          <w:tcPr>
            <w:tcW w:w="737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center"/>
            <w:hideMark/>
          </w:tcPr>
          <w:p w14:paraId="47584645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0.201</w:t>
            </w:r>
          </w:p>
        </w:tc>
        <w:tc>
          <w:tcPr>
            <w:tcW w:w="9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8CA427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55%</w:t>
            </w:r>
          </w:p>
        </w:tc>
        <w:tc>
          <w:tcPr>
            <w:tcW w:w="8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8232E6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</w:p>
        </w:tc>
        <w:tc>
          <w:tcPr>
            <w:tcW w:w="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E78D60" w14:textId="77777777" w:rsidR="009407FD" w:rsidRPr="00061F4C" w:rsidRDefault="009407FD" w:rsidP="00DC0748">
            <w:pPr>
              <w:rPr>
                <w:sz w:val="18"/>
                <w:szCs w:val="18"/>
              </w:rPr>
            </w:pPr>
          </w:p>
        </w:tc>
        <w:tc>
          <w:tcPr>
            <w:tcW w:w="7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278454" w14:textId="77777777" w:rsidR="009407FD" w:rsidRPr="00061F4C" w:rsidRDefault="009407FD" w:rsidP="00DC0748">
            <w:pPr>
              <w:rPr>
                <w:sz w:val="18"/>
                <w:szCs w:val="18"/>
              </w:rPr>
            </w:pPr>
          </w:p>
        </w:tc>
        <w:tc>
          <w:tcPr>
            <w:tcW w:w="9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0C4616" w14:textId="77777777" w:rsidR="009407FD" w:rsidRPr="00061F4C" w:rsidRDefault="009407FD" w:rsidP="00DC0748">
            <w:pPr>
              <w:rPr>
                <w:sz w:val="18"/>
                <w:szCs w:val="18"/>
              </w:rPr>
            </w:pPr>
          </w:p>
        </w:tc>
      </w:tr>
      <w:tr w:rsidR="009407FD" w:rsidRPr="00061F4C" w14:paraId="1EB481CD" w14:textId="77777777" w:rsidTr="00DC0748">
        <w:trPr>
          <w:gridAfter w:val="1"/>
          <w:wAfter w:w="15" w:type="dxa"/>
          <w:trHeight w:val="261"/>
        </w:trPr>
        <w:tc>
          <w:tcPr>
            <w:tcW w:w="6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6C6B80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1-3-6</w:t>
            </w:r>
          </w:p>
        </w:tc>
        <w:tc>
          <w:tcPr>
            <w:tcW w:w="831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F2F2F2"/>
            <w:noWrap/>
            <w:vAlign w:val="center"/>
            <w:hideMark/>
          </w:tcPr>
          <w:p w14:paraId="1364B78A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-0.018</w:t>
            </w:r>
          </w:p>
        </w:tc>
        <w:tc>
          <w:tcPr>
            <w:tcW w:w="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9E1D8CA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0.393</w:t>
            </w:r>
          </w:p>
        </w:tc>
        <w:tc>
          <w:tcPr>
            <w:tcW w:w="737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center"/>
            <w:hideMark/>
          </w:tcPr>
          <w:p w14:paraId="084684F1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0.575</w:t>
            </w:r>
          </w:p>
        </w:tc>
        <w:tc>
          <w:tcPr>
            <w:tcW w:w="96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66D6F0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57%</w:t>
            </w:r>
          </w:p>
        </w:tc>
        <w:tc>
          <w:tcPr>
            <w:tcW w:w="831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center"/>
            <w:hideMark/>
          </w:tcPr>
          <w:p w14:paraId="4850704E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-0.014</w:t>
            </w:r>
          </w:p>
        </w:tc>
        <w:tc>
          <w:tcPr>
            <w:tcW w:w="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0F1463D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0.284</w:t>
            </w:r>
          </w:p>
        </w:tc>
        <w:tc>
          <w:tcPr>
            <w:tcW w:w="737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center"/>
            <w:hideMark/>
          </w:tcPr>
          <w:p w14:paraId="53206D32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0.246</w:t>
            </w:r>
          </w:p>
        </w:tc>
        <w:tc>
          <w:tcPr>
            <w:tcW w:w="9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E0A0B9B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51%</w:t>
            </w:r>
          </w:p>
        </w:tc>
        <w:tc>
          <w:tcPr>
            <w:tcW w:w="831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F2F2F2"/>
            <w:noWrap/>
            <w:vAlign w:val="center"/>
            <w:hideMark/>
          </w:tcPr>
          <w:p w14:paraId="026BF721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-0.013</w:t>
            </w:r>
          </w:p>
        </w:tc>
        <w:tc>
          <w:tcPr>
            <w:tcW w:w="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2F45AD9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0.221</w:t>
            </w:r>
          </w:p>
        </w:tc>
        <w:tc>
          <w:tcPr>
            <w:tcW w:w="737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center"/>
            <w:hideMark/>
          </w:tcPr>
          <w:p w14:paraId="734DF09A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0.199</w:t>
            </w:r>
          </w:p>
        </w:tc>
        <w:tc>
          <w:tcPr>
            <w:tcW w:w="9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0143682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40%</w:t>
            </w:r>
          </w:p>
        </w:tc>
        <w:tc>
          <w:tcPr>
            <w:tcW w:w="8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7BE114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</w:p>
        </w:tc>
        <w:tc>
          <w:tcPr>
            <w:tcW w:w="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76C3E4" w14:textId="77777777" w:rsidR="009407FD" w:rsidRPr="00061F4C" w:rsidRDefault="009407FD" w:rsidP="00DC0748">
            <w:pPr>
              <w:rPr>
                <w:sz w:val="18"/>
                <w:szCs w:val="18"/>
              </w:rPr>
            </w:pPr>
          </w:p>
        </w:tc>
        <w:tc>
          <w:tcPr>
            <w:tcW w:w="7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45AC9E" w14:textId="77777777" w:rsidR="009407FD" w:rsidRPr="00061F4C" w:rsidRDefault="009407FD" w:rsidP="00DC0748">
            <w:pPr>
              <w:rPr>
                <w:sz w:val="18"/>
                <w:szCs w:val="18"/>
              </w:rPr>
            </w:pPr>
          </w:p>
        </w:tc>
        <w:tc>
          <w:tcPr>
            <w:tcW w:w="9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FBD202" w14:textId="77777777" w:rsidR="009407FD" w:rsidRPr="00061F4C" w:rsidRDefault="009407FD" w:rsidP="00DC0748">
            <w:pPr>
              <w:rPr>
                <w:sz w:val="18"/>
                <w:szCs w:val="18"/>
              </w:rPr>
            </w:pPr>
          </w:p>
        </w:tc>
      </w:tr>
      <w:tr w:rsidR="009407FD" w:rsidRPr="00061F4C" w14:paraId="3DA3F30C" w14:textId="77777777" w:rsidTr="00DC0748">
        <w:trPr>
          <w:gridAfter w:val="1"/>
          <w:wAfter w:w="15" w:type="dxa"/>
          <w:trHeight w:val="261"/>
        </w:trPr>
        <w:tc>
          <w:tcPr>
            <w:tcW w:w="6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E45EAE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1-3-7</w:t>
            </w:r>
          </w:p>
        </w:tc>
        <w:tc>
          <w:tcPr>
            <w:tcW w:w="831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F2F2F2"/>
            <w:noWrap/>
            <w:vAlign w:val="center"/>
            <w:hideMark/>
          </w:tcPr>
          <w:p w14:paraId="0D10FE73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-0.002</w:t>
            </w:r>
          </w:p>
        </w:tc>
        <w:tc>
          <w:tcPr>
            <w:tcW w:w="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FFE2EF5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0.211</w:t>
            </w:r>
          </w:p>
        </w:tc>
        <w:tc>
          <w:tcPr>
            <w:tcW w:w="737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center"/>
            <w:hideMark/>
          </w:tcPr>
          <w:p w14:paraId="355C5B26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0.198</w:t>
            </w:r>
          </w:p>
        </w:tc>
        <w:tc>
          <w:tcPr>
            <w:tcW w:w="96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219B18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60%</w:t>
            </w:r>
          </w:p>
        </w:tc>
        <w:tc>
          <w:tcPr>
            <w:tcW w:w="831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center"/>
            <w:hideMark/>
          </w:tcPr>
          <w:p w14:paraId="2B47BCD7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-0.020</w:t>
            </w:r>
          </w:p>
        </w:tc>
        <w:tc>
          <w:tcPr>
            <w:tcW w:w="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A2444C4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0.230</w:t>
            </w:r>
          </w:p>
        </w:tc>
        <w:tc>
          <w:tcPr>
            <w:tcW w:w="737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center"/>
            <w:hideMark/>
          </w:tcPr>
          <w:p w14:paraId="5C6F0A0A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0.202</w:t>
            </w:r>
          </w:p>
        </w:tc>
        <w:tc>
          <w:tcPr>
            <w:tcW w:w="9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AE0FEC5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56%</w:t>
            </w:r>
          </w:p>
        </w:tc>
        <w:tc>
          <w:tcPr>
            <w:tcW w:w="831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F2F2F2"/>
            <w:noWrap/>
            <w:vAlign w:val="center"/>
            <w:hideMark/>
          </w:tcPr>
          <w:p w14:paraId="149A9CF1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-0.009</w:t>
            </w:r>
          </w:p>
        </w:tc>
        <w:tc>
          <w:tcPr>
            <w:tcW w:w="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A838712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0.192</w:t>
            </w:r>
          </w:p>
        </w:tc>
        <w:tc>
          <w:tcPr>
            <w:tcW w:w="737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center"/>
            <w:hideMark/>
          </w:tcPr>
          <w:p w14:paraId="72E175E2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0.193</w:t>
            </w:r>
          </w:p>
        </w:tc>
        <w:tc>
          <w:tcPr>
            <w:tcW w:w="9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E744FB8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54%</w:t>
            </w:r>
          </w:p>
        </w:tc>
        <w:tc>
          <w:tcPr>
            <w:tcW w:w="8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231FFB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</w:p>
        </w:tc>
        <w:tc>
          <w:tcPr>
            <w:tcW w:w="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8ECDBA" w14:textId="77777777" w:rsidR="009407FD" w:rsidRPr="00061F4C" w:rsidRDefault="009407FD" w:rsidP="00DC0748">
            <w:pPr>
              <w:rPr>
                <w:sz w:val="18"/>
                <w:szCs w:val="18"/>
              </w:rPr>
            </w:pPr>
          </w:p>
        </w:tc>
        <w:tc>
          <w:tcPr>
            <w:tcW w:w="7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7747D7" w14:textId="77777777" w:rsidR="009407FD" w:rsidRPr="00061F4C" w:rsidRDefault="009407FD" w:rsidP="00DC0748">
            <w:pPr>
              <w:rPr>
                <w:sz w:val="18"/>
                <w:szCs w:val="18"/>
              </w:rPr>
            </w:pPr>
          </w:p>
        </w:tc>
        <w:tc>
          <w:tcPr>
            <w:tcW w:w="9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0BD2D5" w14:textId="77777777" w:rsidR="009407FD" w:rsidRPr="00061F4C" w:rsidRDefault="009407FD" w:rsidP="00DC0748">
            <w:pPr>
              <w:rPr>
                <w:sz w:val="18"/>
                <w:szCs w:val="18"/>
              </w:rPr>
            </w:pPr>
          </w:p>
        </w:tc>
      </w:tr>
      <w:tr w:rsidR="009407FD" w:rsidRPr="00061F4C" w14:paraId="144DD469" w14:textId="77777777" w:rsidTr="00DC0748">
        <w:trPr>
          <w:gridAfter w:val="1"/>
          <w:wAfter w:w="15" w:type="dxa"/>
          <w:trHeight w:val="261"/>
        </w:trPr>
        <w:tc>
          <w:tcPr>
            <w:tcW w:w="6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AFD9A4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1-4-7</w:t>
            </w:r>
          </w:p>
        </w:tc>
        <w:tc>
          <w:tcPr>
            <w:tcW w:w="831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F2F2F2"/>
            <w:noWrap/>
            <w:vAlign w:val="center"/>
            <w:hideMark/>
          </w:tcPr>
          <w:p w14:paraId="563D5C6B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-0.019</w:t>
            </w:r>
          </w:p>
        </w:tc>
        <w:tc>
          <w:tcPr>
            <w:tcW w:w="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B0F47AC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0.204</w:t>
            </w:r>
          </w:p>
        </w:tc>
        <w:tc>
          <w:tcPr>
            <w:tcW w:w="737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center"/>
            <w:hideMark/>
          </w:tcPr>
          <w:p w14:paraId="643D39F2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0.190</w:t>
            </w:r>
          </w:p>
        </w:tc>
        <w:tc>
          <w:tcPr>
            <w:tcW w:w="96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E4D60D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72%</w:t>
            </w:r>
          </w:p>
        </w:tc>
        <w:tc>
          <w:tcPr>
            <w:tcW w:w="831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center"/>
            <w:hideMark/>
          </w:tcPr>
          <w:p w14:paraId="34F48219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0.002</w:t>
            </w:r>
          </w:p>
        </w:tc>
        <w:tc>
          <w:tcPr>
            <w:tcW w:w="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32FB69A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0.188</w:t>
            </w:r>
          </w:p>
        </w:tc>
        <w:tc>
          <w:tcPr>
            <w:tcW w:w="737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center"/>
            <w:hideMark/>
          </w:tcPr>
          <w:p w14:paraId="787CEA4A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0.184</w:t>
            </w:r>
          </w:p>
        </w:tc>
        <w:tc>
          <w:tcPr>
            <w:tcW w:w="9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B35097F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60%</w:t>
            </w:r>
          </w:p>
        </w:tc>
        <w:tc>
          <w:tcPr>
            <w:tcW w:w="831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F2F2F2"/>
            <w:noWrap/>
            <w:vAlign w:val="center"/>
            <w:hideMark/>
          </w:tcPr>
          <w:p w14:paraId="6CBA4DA3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0.002</w:t>
            </w:r>
          </w:p>
        </w:tc>
        <w:tc>
          <w:tcPr>
            <w:tcW w:w="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24153D6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0.188</w:t>
            </w:r>
          </w:p>
        </w:tc>
        <w:tc>
          <w:tcPr>
            <w:tcW w:w="737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center"/>
            <w:hideMark/>
          </w:tcPr>
          <w:p w14:paraId="5F3A08B0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0.185</w:t>
            </w:r>
          </w:p>
        </w:tc>
        <w:tc>
          <w:tcPr>
            <w:tcW w:w="9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06C40DF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59%</w:t>
            </w:r>
          </w:p>
        </w:tc>
        <w:tc>
          <w:tcPr>
            <w:tcW w:w="8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018B4B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</w:p>
        </w:tc>
        <w:tc>
          <w:tcPr>
            <w:tcW w:w="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49A5BF" w14:textId="77777777" w:rsidR="009407FD" w:rsidRPr="00061F4C" w:rsidRDefault="009407FD" w:rsidP="00DC0748">
            <w:pPr>
              <w:rPr>
                <w:sz w:val="18"/>
                <w:szCs w:val="18"/>
              </w:rPr>
            </w:pPr>
          </w:p>
        </w:tc>
        <w:tc>
          <w:tcPr>
            <w:tcW w:w="7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6860A2" w14:textId="77777777" w:rsidR="009407FD" w:rsidRPr="00061F4C" w:rsidRDefault="009407FD" w:rsidP="00DC0748">
            <w:pPr>
              <w:rPr>
                <w:sz w:val="18"/>
                <w:szCs w:val="18"/>
              </w:rPr>
            </w:pPr>
          </w:p>
        </w:tc>
        <w:tc>
          <w:tcPr>
            <w:tcW w:w="9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50154C" w14:textId="77777777" w:rsidR="009407FD" w:rsidRPr="00061F4C" w:rsidRDefault="009407FD" w:rsidP="00DC0748">
            <w:pPr>
              <w:rPr>
                <w:sz w:val="18"/>
                <w:szCs w:val="18"/>
              </w:rPr>
            </w:pPr>
          </w:p>
        </w:tc>
      </w:tr>
      <w:tr w:rsidR="009407FD" w:rsidRPr="00061F4C" w14:paraId="41332C8A" w14:textId="77777777" w:rsidTr="00DC0748">
        <w:trPr>
          <w:gridAfter w:val="1"/>
          <w:wAfter w:w="15" w:type="dxa"/>
          <w:trHeight w:val="261"/>
        </w:trPr>
        <w:tc>
          <w:tcPr>
            <w:tcW w:w="6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DA84C8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1-4-8</w:t>
            </w:r>
          </w:p>
        </w:tc>
        <w:tc>
          <w:tcPr>
            <w:tcW w:w="831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F2F2F2"/>
            <w:noWrap/>
            <w:vAlign w:val="center"/>
            <w:hideMark/>
          </w:tcPr>
          <w:p w14:paraId="4224AED1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-0.159</w:t>
            </w:r>
          </w:p>
        </w:tc>
        <w:tc>
          <w:tcPr>
            <w:tcW w:w="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45370AE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0.535</w:t>
            </w:r>
          </w:p>
        </w:tc>
        <w:tc>
          <w:tcPr>
            <w:tcW w:w="737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center"/>
            <w:hideMark/>
          </w:tcPr>
          <w:p w14:paraId="60167423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0.679</w:t>
            </w:r>
          </w:p>
        </w:tc>
        <w:tc>
          <w:tcPr>
            <w:tcW w:w="96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725401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4%</w:t>
            </w:r>
          </w:p>
        </w:tc>
        <w:tc>
          <w:tcPr>
            <w:tcW w:w="831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center"/>
            <w:hideMark/>
          </w:tcPr>
          <w:p w14:paraId="350D9CC8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-0.260</w:t>
            </w:r>
          </w:p>
        </w:tc>
        <w:tc>
          <w:tcPr>
            <w:tcW w:w="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6446624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0.653</w:t>
            </w:r>
          </w:p>
        </w:tc>
        <w:tc>
          <w:tcPr>
            <w:tcW w:w="737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center"/>
            <w:hideMark/>
          </w:tcPr>
          <w:p w14:paraId="690F69D6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1.082</w:t>
            </w:r>
          </w:p>
        </w:tc>
        <w:tc>
          <w:tcPr>
            <w:tcW w:w="9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F5C3320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4%</w:t>
            </w:r>
          </w:p>
        </w:tc>
        <w:tc>
          <w:tcPr>
            <w:tcW w:w="831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F2F2F2"/>
            <w:noWrap/>
            <w:vAlign w:val="center"/>
            <w:hideMark/>
          </w:tcPr>
          <w:p w14:paraId="5F221A2E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-0.311</w:t>
            </w:r>
          </w:p>
        </w:tc>
        <w:tc>
          <w:tcPr>
            <w:tcW w:w="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A534275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0.710</w:t>
            </w:r>
          </w:p>
        </w:tc>
        <w:tc>
          <w:tcPr>
            <w:tcW w:w="737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center"/>
            <w:hideMark/>
          </w:tcPr>
          <w:p w14:paraId="272963FD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1.245</w:t>
            </w:r>
          </w:p>
        </w:tc>
        <w:tc>
          <w:tcPr>
            <w:tcW w:w="9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9EDA072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3%</w:t>
            </w:r>
          </w:p>
        </w:tc>
        <w:tc>
          <w:tcPr>
            <w:tcW w:w="8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3136D1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</w:p>
        </w:tc>
        <w:tc>
          <w:tcPr>
            <w:tcW w:w="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10BE13" w14:textId="77777777" w:rsidR="009407FD" w:rsidRPr="00061F4C" w:rsidRDefault="009407FD" w:rsidP="00DC0748">
            <w:pPr>
              <w:rPr>
                <w:sz w:val="18"/>
                <w:szCs w:val="18"/>
              </w:rPr>
            </w:pPr>
          </w:p>
        </w:tc>
        <w:tc>
          <w:tcPr>
            <w:tcW w:w="7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58CA0C" w14:textId="77777777" w:rsidR="009407FD" w:rsidRPr="00061F4C" w:rsidRDefault="009407FD" w:rsidP="00DC0748">
            <w:pPr>
              <w:rPr>
                <w:sz w:val="18"/>
                <w:szCs w:val="18"/>
              </w:rPr>
            </w:pPr>
          </w:p>
        </w:tc>
        <w:tc>
          <w:tcPr>
            <w:tcW w:w="9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4C24F8" w14:textId="77777777" w:rsidR="009407FD" w:rsidRPr="00061F4C" w:rsidRDefault="009407FD" w:rsidP="00DC0748">
            <w:pPr>
              <w:rPr>
                <w:sz w:val="18"/>
                <w:szCs w:val="18"/>
              </w:rPr>
            </w:pPr>
          </w:p>
        </w:tc>
      </w:tr>
      <w:tr w:rsidR="009407FD" w:rsidRPr="00061F4C" w14:paraId="0A2308E0" w14:textId="77777777" w:rsidTr="00DC0748">
        <w:trPr>
          <w:gridAfter w:val="1"/>
          <w:wAfter w:w="15" w:type="dxa"/>
          <w:trHeight w:val="261"/>
        </w:trPr>
        <w:tc>
          <w:tcPr>
            <w:tcW w:w="6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4079EE" w14:textId="77777777" w:rsidR="009407FD" w:rsidRPr="00061F4C" w:rsidRDefault="009407FD" w:rsidP="00DC0748">
            <w:pPr>
              <w:rPr>
                <w:sz w:val="18"/>
                <w:szCs w:val="18"/>
              </w:rPr>
            </w:pPr>
          </w:p>
        </w:tc>
        <w:tc>
          <w:tcPr>
            <w:tcW w:w="8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928A76" w14:textId="77777777" w:rsidR="009407FD" w:rsidRPr="00061F4C" w:rsidRDefault="009407FD" w:rsidP="00DC0748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D69306" w14:textId="77777777" w:rsidR="009407FD" w:rsidRPr="00061F4C" w:rsidRDefault="009407FD" w:rsidP="00DC0748">
            <w:pPr>
              <w:rPr>
                <w:sz w:val="18"/>
                <w:szCs w:val="18"/>
              </w:rPr>
            </w:pPr>
          </w:p>
        </w:tc>
        <w:tc>
          <w:tcPr>
            <w:tcW w:w="7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D35C4A" w14:textId="77777777" w:rsidR="009407FD" w:rsidRPr="00061F4C" w:rsidRDefault="009407FD" w:rsidP="00DC0748">
            <w:pPr>
              <w:rPr>
                <w:sz w:val="18"/>
                <w:szCs w:val="18"/>
              </w:rPr>
            </w:pPr>
          </w:p>
        </w:tc>
        <w:tc>
          <w:tcPr>
            <w:tcW w:w="9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8880AF" w14:textId="77777777" w:rsidR="009407FD" w:rsidRPr="00061F4C" w:rsidRDefault="009407FD" w:rsidP="00DC0748">
            <w:pPr>
              <w:rPr>
                <w:sz w:val="18"/>
                <w:szCs w:val="18"/>
              </w:rPr>
            </w:pPr>
          </w:p>
        </w:tc>
        <w:tc>
          <w:tcPr>
            <w:tcW w:w="8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BDB8CE" w14:textId="77777777" w:rsidR="009407FD" w:rsidRPr="00061F4C" w:rsidRDefault="009407FD" w:rsidP="00DC0748">
            <w:pPr>
              <w:rPr>
                <w:sz w:val="18"/>
                <w:szCs w:val="18"/>
              </w:rPr>
            </w:pPr>
          </w:p>
        </w:tc>
        <w:tc>
          <w:tcPr>
            <w:tcW w:w="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677ACC" w14:textId="77777777" w:rsidR="009407FD" w:rsidRPr="00061F4C" w:rsidRDefault="009407FD" w:rsidP="00DC0748">
            <w:pPr>
              <w:rPr>
                <w:sz w:val="18"/>
                <w:szCs w:val="18"/>
              </w:rPr>
            </w:pPr>
          </w:p>
        </w:tc>
        <w:tc>
          <w:tcPr>
            <w:tcW w:w="7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DEB449" w14:textId="77777777" w:rsidR="009407FD" w:rsidRPr="00061F4C" w:rsidRDefault="009407FD" w:rsidP="00DC0748">
            <w:pPr>
              <w:rPr>
                <w:sz w:val="18"/>
                <w:szCs w:val="18"/>
              </w:rPr>
            </w:pPr>
          </w:p>
        </w:tc>
        <w:tc>
          <w:tcPr>
            <w:tcW w:w="9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B715A1" w14:textId="77777777" w:rsidR="009407FD" w:rsidRPr="00061F4C" w:rsidRDefault="009407FD" w:rsidP="00DC0748">
            <w:pPr>
              <w:rPr>
                <w:sz w:val="18"/>
                <w:szCs w:val="18"/>
              </w:rPr>
            </w:pPr>
          </w:p>
        </w:tc>
        <w:tc>
          <w:tcPr>
            <w:tcW w:w="8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C5BBC5" w14:textId="77777777" w:rsidR="009407FD" w:rsidRPr="00061F4C" w:rsidRDefault="009407FD" w:rsidP="00DC0748">
            <w:pPr>
              <w:rPr>
                <w:sz w:val="18"/>
                <w:szCs w:val="18"/>
              </w:rPr>
            </w:pPr>
          </w:p>
        </w:tc>
        <w:tc>
          <w:tcPr>
            <w:tcW w:w="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C16ABB" w14:textId="77777777" w:rsidR="009407FD" w:rsidRPr="00061F4C" w:rsidRDefault="009407FD" w:rsidP="00DC0748">
            <w:pPr>
              <w:rPr>
                <w:sz w:val="18"/>
                <w:szCs w:val="18"/>
              </w:rPr>
            </w:pPr>
          </w:p>
        </w:tc>
        <w:tc>
          <w:tcPr>
            <w:tcW w:w="7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284C92" w14:textId="77777777" w:rsidR="009407FD" w:rsidRPr="00061F4C" w:rsidRDefault="009407FD" w:rsidP="00DC0748">
            <w:pPr>
              <w:rPr>
                <w:sz w:val="18"/>
                <w:szCs w:val="18"/>
              </w:rPr>
            </w:pPr>
          </w:p>
        </w:tc>
        <w:tc>
          <w:tcPr>
            <w:tcW w:w="9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0E3F33" w14:textId="77777777" w:rsidR="009407FD" w:rsidRPr="00061F4C" w:rsidRDefault="009407FD" w:rsidP="00DC0748">
            <w:pPr>
              <w:rPr>
                <w:sz w:val="18"/>
                <w:szCs w:val="18"/>
              </w:rPr>
            </w:pPr>
          </w:p>
        </w:tc>
        <w:tc>
          <w:tcPr>
            <w:tcW w:w="8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9B7048" w14:textId="77777777" w:rsidR="009407FD" w:rsidRPr="00061F4C" w:rsidRDefault="009407FD" w:rsidP="00DC0748">
            <w:pPr>
              <w:rPr>
                <w:sz w:val="18"/>
                <w:szCs w:val="18"/>
              </w:rPr>
            </w:pPr>
          </w:p>
        </w:tc>
        <w:tc>
          <w:tcPr>
            <w:tcW w:w="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2F2B16" w14:textId="77777777" w:rsidR="009407FD" w:rsidRPr="00061F4C" w:rsidRDefault="009407FD" w:rsidP="00DC0748">
            <w:pPr>
              <w:rPr>
                <w:sz w:val="18"/>
                <w:szCs w:val="18"/>
              </w:rPr>
            </w:pPr>
          </w:p>
        </w:tc>
        <w:tc>
          <w:tcPr>
            <w:tcW w:w="7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94B5EC" w14:textId="77777777" w:rsidR="009407FD" w:rsidRPr="00061F4C" w:rsidRDefault="009407FD" w:rsidP="00DC0748">
            <w:pPr>
              <w:rPr>
                <w:sz w:val="18"/>
                <w:szCs w:val="18"/>
              </w:rPr>
            </w:pPr>
          </w:p>
        </w:tc>
        <w:tc>
          <w:tcPr>
            <w:tcW w:w="9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13EACA" w14:textId="77777777" w:rsidR="009407FD" w:rsidRPr="00061F4C" w:rsidRDefault="009407FD" w:rsidP="00DC0748">
            <w:pPr>
              <w:rPr>
                <w:sz w:val="18"/>
                <w:szCs w:val="18"/>
              </w:rPr>
            </w:pPr>
          </w:p>
        </w:tc>
      </w:tr>
      <w:tr w:rsidR="009407FD" w:rsidRPr="00061F4C" w14:paraId="2184A49E" w14:textId="77777777" w:rsidTr="00DC0748">
        <w:trPr>
          <w:trHeight w:val="261"/>
        </w:trPr>
        <w:tc>
          <w:tcPr>
            <w:tcW w:w="10554" w:type="dxa"/>
            <w:gridSpan w:val="1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182368" w14:textId="77777777" w:rsidR="009407FD" w:rsidRPr="00061F4C" w:rsidRDefault="009407FD" w:rsidP="00DC0748">
            <w:pPr>
              <w:jc w:val="center"/>
              <w:rPr>
                <w:b/>
                <w:bCs/>
                <w:color w:val="000000"/>
                <w:sz w:val="18"/>
                <w:szCs w:val="18"/>
              </w:rPr>
            </w:pPr>
            <w:r w:rsidRPr="00061F4C">
              <w:rPr>
                <w:b/>
                <w:bCs/>
                <w:color w:val="000000"/>
                <w:sz w:val="18"/>
                <w:szCs w:val="18"/>
              </w:rPr>
              <w:t>Routing Method</w:t>
            </w:r>
          </w:p>
        </w:tc>
        <w:tc>
          <w:tcPr>
            <w:tcW w:w="8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13492A" w14:textId="77777777" w:rsidR="009407FD" w:rsidRPr="00061F4C" w:rsidRDefault="009407FD" w:rsidP="00DC0748">
            <w:pPr>
              <w:jc w:val="center"/>
              <w:rPr>
                <w:b/>
                <w:bCs/>
                <w:color w:val="000000"/>
                <w:sz w:val="18"/>
                <w:szCs w:val="18"/>
              </w:rPr>
            </w:pPr>
          </w:p>
        </w:tc>
        <w:tc>
          <w:tcPr>
            <w:tcW w:w="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EA97D0" w14:textId="77777777" w:rsidR="009407FD" w:rsidRPr="00061F4C" w:rsidRDefault="009407FD" w:rsidP="00DC0748">
            <w:pPr>
              <w:rPr>
                <w:sz w:val="18"/>
                <w:szCs w:val="18"/>
              </w:rPr>
            </w:pPr>
          </w:p>
        </w:tc>
        <w:tc>
          <w:tcPr>
            <w:tcW w:w="7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CEF24F" w14:textId="77777777" w:rsidR="009407FD" w:rsidRPr="00061F4C" w:rsidRDefault="009407FD" w:rsidP="00DC0748">
            <w:pPr>
              <w:rPr>
                <w:sz w:val="18"/>
                <w:szCs w:val="18"/>
              </w:rPr>
            </w:pPr>
          </w:p>
        </w:tc>
        <w:tc>
          <w:tcPr>
            <w:tcW w:w="96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32A22F" w14:textId="77777777" w:rsidR="009407FD" w:rsidRPr="00061F4C" w:rsidRDefault="009407FD" w:rsidP="00DC0748">
            <w:pPr>
              <w:rPr>
                <w:sz w:val="18"/>
                <w:szCs w:val="18"/>
              </w:rPr>
            </w:pPr>
          </w:p>
        </w:tc>
      </w:tr>
      <w:tr w:rsidR="009407FD" w:rsidRPr="00061F4C" w14:paraId="630592A2" w14:textId="77777777" w:rsidTr="00DC0748">
        <w:trPr>
          <w:trHeight w:val="261"/>
        </w:trPr>
        <w:tc>
          <w:tcPr>
            <w:tcW w:w="691" w:type="dxa"/>
            <w:vMerge w:val="restart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78ABF612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Path</w:t>
            </w:r>
          </w:p>
        </w:tc>
        <w:tc>
          <w:tcPr>
            <w:tcW w:w="3287" w:type="dxa"/>
            <w:gridSpan w:val="4"/>
            <w:tcBorders>
              <w:top w:val="nil"/>
              <w:left w:val="single" w:sz="4" w:space="0" w:color="auto"/>
              <w:bottom w:val="nil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80C04F9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  <w:u w:val="single"/>
              </w:rPr>
            </w:pPr>
            <w:r w:rsidRPr="00061F4C">
              <w:rPr>
                <w:color w:val="000000"/>
                <w:sz w:val="18"/>
                <w:szCs w:val="18"/>
                <w:u w:val="single"/>
              </w:rPr>
              <w:t>Information</w:t>
            </w:r>
          </w:p>
        </w:tc>
        <w:tc>
          <w:tcPr>
            <w:tcW w:w="3287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27CF27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  <w:u w:val="single"/>
              </w:rPr>
            </w:pPr>
            <w:r w:rsidRPr="00061F4C">
              <w:rPr>
                <w:color w:val="000000"/>
                <w:sz w:val="18"/>
                <w:szCs w:val="18"/>
                <w:u w:val="single"/>
              </w:rPr>
              <w:t xml:space="preserve">Theta </w:t>
            </w:r>
            <w:proofErr w:type="spellStart"/>
            <w:r w:rsidRPr="00061F4C">
              <w:rPr>
                <w:color w:val="000000"/>
                <w:sz w:val="18"/>
                <w:szCs w:val="18"/>
                <w:u w:val="single"/>
              </w:rPr>
              <w:t>Cutscore</w:t>
            </w:r>
            <w:proofErr w:type="spellEnd"/>
          </w:p>
        </w:tc>
        <w:tc>
          <w:tcPr>
            <w:tcW w:w="3289" w:type="dxa"/>
            <w:gridSpan w:val="4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42C70A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  <w:u w:val="single"/>
              </w:rPr>
            </w:pPr>
            <w:r w:rsidRPr="00061F4C">
              <w:rPr>
                <w:color w:val="000000"/>
                <w:sz w:val="18"/>
                <w:szCs w:val="18"/>
                <w:u w:val="single"/>
              </w:rPr>
              <w:t>Number Correct</w:t>
            </w:r>
          </w:p>
        </w:tc>
        <w:tc>
          <w:tcPr>
            <w:tcW w:w="8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DA8322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  <w:u w:val="single"/>
              </w:rPr>
            </w:pPr>
          </w:p>
        </w:tc>
        <w:tc>
          <w:tcPr>
            <w:tcW w:w="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E56F8C" w14:textId="77777777" w:rsidR="009407FD" w:rsidRPr="00061F4C" w:rsidRDefault="009407FD" w:rsidP="00DC0748">
            <w:pPr>
              <w:rPr>
                <w:sz w:val="18"/>
                <w:szCs w:val="18"/>
              </w:rPr>
            </w:pPr>
          </w:p>
        </w:tc>
        <w:tc>
          <w:tcPr>
            <w:tcW w:w="7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F522C1" w14:textId="77777777" w:rsidR="009407FD" w:rsidRPr="00061F4C" w:rsidRDefault="009407FD" w:rsidP="00DC0748">
            <w:pPr>
              <w:rPr>
                <w:sz w:val="18"/>
                <w:szCs w:val="18"/>
              </w:rPr>
            </w:pPr>
          </w:p>
        </w:tc>
        <w:tc>
          <w:tcPr>
            <w:tcW w:w="96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43183D" w14:textId="77777777" w:rsidR="009407FD" w:rsidRPr="00061F4C" w:rsidRDefault="009407FD" w:rsidP="00DC0748">
            <w:pPr>
              <w:rPr>
                <w:sz w:val="18"/>
                <w:szCs w:val="18"/>
              </w:rPr>
            </w:pPr>
          </w:p>
        </w:tc>
      </w:tr>
      <w:tr w:rsidR="009407FD" w:rsidRPr="00061F4C" w14:paraId="37AD0322" w14:textId="77777777" w:rsidTr="00DC0748">
        <w:trPr>
          <w:gridAfter w:val="1"/>
          <w:wAfter w:w="15" w:type="dxa"/>
          <w:trHeight w:val="261"/>
        </w:trPr>
        <w:tc>
          <w:tcPr>
            <w:tcW w:w="691" w:type="dxa"/>
            <w:vMerge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67D72CB7" w14:textId="77777777" w:rsidR="009407FD" w:rsidRPr="00061F4C" w:rsidRDefault="009407FD" w:rsidP="00DC0748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831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F2F2F2"/>
            <w:noWrap/>
            <w:vAlign w:val="bottom"/>
            <w:hideMark/>
          </w:tcPr>
          <w:p w14:paraId="44DB4D7C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Bias</w:t>
            </w:r>
          </w:p>
        </w:tc>
        <w:tc>
          <w:tcPr>
            <w:tcW w:w="75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C386231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RMSE</w:t>
            </w:r>
          </w:p>
        </w:tc>
        <w:tc>
          <w:tcPr>
            <w:tcW w:w="73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2F2F2"/>
            <w:noWrap/>
            <w:vAlign w:val="bottom"/>
            <w:hideMark/>
          </w:tcPr>
          <w:p w14:paraId="0A1BCAF8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SEM</w:t>
            </w:r>
          </w:p>
        </w:tc>
        <w:tc>
          <w:tcPr>
            <w:tcW w:w="9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464569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% Error</w:t>
            </w:r>
          </w:p>
        </w:tc>
        <w:tc>
          <w:tcPr>
            <w:tcW w:w="83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2F2F2"/>
            <w:noWrap/>
            <w:vAlign w:val="bottom"/>
            <w:hideMark/>
          </w:tcPr>
          <w:p w14:paraId="0DE1CBA0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Bias</w:t>
            </w:r>
          </w:p>
        </w:tc>
        <w:tc>
          <w:tcPr>
            <w:tcW w:w="75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A4D83FB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RMSE</w:t>
            </w:r>
          </w:p>
        </w:tc>
        <w:tc>
          <w:tcPr>
            <w:tcW w:w="73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2F2F2"/>
            <w:noWrap/>
            <w:vAlign w:val="bottom"/>
            <w:hideMark/>
          </w:tcPr>
          <w:p w14:paraId="7ACCF944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SEM</w:t>
            </w:r>
          </w:p>
        </w:tc>
        <w:tc>
          <w:tcPr>
            <w:tcW w:w="96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48391AD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% Error</w:t>
            </w:r>
          </w:p>
        </w:tc>
        <w:tc>
          <w:tcPr>
            <w:tcW w:w="831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F2F2F2"/>
            <w:noWrap/>
            <w:vAlign w:val="bottom"/>
            <w:hideMark/>
          </w:tcPr>
          <w:p w14:paraId="667869F2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Bias</w:t>
            </w:r>
          </w:p>
        </w:tc>
        <w:tc>
          <w:tcPr>
            <w:tcW w:w="75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485496C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RMSE</w:t>
            </w:r>
          </w:p>
        </w:tc>
        <w:tc>
          <w:tcPr>
            <w:tcW w:w="73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2F2F2"/>
            <w:noWrap/>
            <w:vAlign w:val="bottom"/>
            <w:hideMark/>
          </w:tcPr>
          <w:p w14:paraId="785E8C46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SEM</w:t>
            </w:r>
          </w:p>
        </w:tc>
        <w:tc>
          <w:tcPr>
            <w:tcW w:w="96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E3843AD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% Error</w:t>
            </w:r>
          </w:p>
        </w:tc>
        <w:tc>
          <w:tcPr>
            <w:tcW w:w="8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893391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</w:p>
        </w:tc>
        <w:tc>
          <w:tcPr>
            <w:tcW w:w="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8C14D9" w14:textId="77777777" w:rsidR="009407FD" w:rsidRPr="00061F4C" w:rsidRDefault="009407FD" w:rsidP="00DC0748">
            <w:pPr>
              <w:rPr>
                <w:sz w:val="18"/>
                <w:szCs w:val="18"/>
              </w:rPr>
            </w:pPr>
          </w:p>
        </w:tc>
        <w:tc>
          <w:tcPr>
            <w:tcW w:w="7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089423" w14:textId="77777777" w:rsidR="009407FD" w:rsidRPr="00061F4C" w:rsidRDefault="009407FD" w:rsidP="00DC0748">
            <w:pPr>
              <w:rPr>
                <w:sz w:val="18"/>
                <w:szCs w:val="18"/>
              </w:rPr>
            </w:pPr>
          </w:p>
        </w:tc>
        <w:tc>
          <w:tcPr>
            <w:tcW w:w="9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27CB3E" w14:textId="77777777" w:rsidR="009407FD" w:rsidRPr="00061F4C" w:rsidRDefault="009407FD" w:rsidP="00DC0748">
            <w:pPr>
              <w:rPr>
                <w:sz w:val="18"/>
                <w:szCs w:val="18"/>
              </w:rPr>
            </w:pPr>
          </w:p>
        </w:tc>
      </w:tr>
      <w:tr w:rsidR="009407FD" w:rsidRPr="00061F4C" w14:paraId="7AABACC8" w14:textId="77777777" w:rsidTr="00DC0748">
        <w:trPr>
          <w:gridAfter w:val="1"/>
          <w:wAfter w:w="15" w:type="dxa"/>
          <w:trHeight w:val="261"/>
        </w:trPr>
        <w:tc>
          <w:tcPr>
            <w:tcW w:w="6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5E01A0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1-2-5</w:t>
            </w:r>
          </w:p>
        </w:tc>
        <w:tc>
          <w:tcPr>
            <w:tcW w:w="831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F2F2F2"/>
            <w:noWrap/>
            <w:vAlign w:val="center"/>
            <w:hideMark/>
          </w:tcPr>
          <w:p w14:paraId="48711B89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0.076</w:t>
            </w:r>
          </w:p>
        </w:tc>
        <w:tc>
          <w:tcPr>
            <w:tcW w:w="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63A2A64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0.468</w:t>
            </w:r>
          </w:p>
        </w:tc>
        <w:tc>
          <w:tcPr>
            <w:tcW w:w="737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center"/>
            <w:hideMark/>
          </w:tcPr>
          <w:p w14:paraId="70790D13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0.951</w:t>
            </w:r>
          </w:p>
        </w:tc>
        <w:tc>
          <w:tcPr>
            <w:tcW w:w="96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F78E6E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4%</w:t>
            </w:r>
          </w:p>
        </w:tc>
        <w:tc>
          <w:tcPr>
            <w:tcW w:w="831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center"/>
            <w:hideMark/>
          </w:tcPr>
          <w:p w14:paraId="2A200DF8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0.060</w:t>
            </w:r>
          </w:p>
        </w:tc>
        <w:tc>
          <w:tcPr>
            <w:tcW w:w="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AC4AE40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0.443</w:t>
            </w:r>
          </w:p>
        </w:tc>
        <w:tc>
          <w:tcPr>
            <w:tcW w:w="737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center"/>
            <w:hideMark/>
          </w:tcPr>
          <w:p w14:paraId="565D87D8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0.849</w:t>
            </w:r>
          </w:p>
        </w:tc>
        <w:tc>
          <w:tcPr>
            <w:tcW w:w="9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D3144F4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4%</w:t>
            </w:r>
          </w:p>
        </w:tc>
        <w:tc>
          <w:tcPr>
            <w:tcW w:w="831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F2F2F2"/>
            <w:noWrap/>
            <w:vAlign w:val="center"/>
            <w:hideMark/>
          </w:tcPr>
          <w:p w14:paraId="462F3C87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0.067</w:t>
            </w:r>
          </w:p>
        </w:tc>
        <w:tc>
          <w:tcPr>
            <w:tcW w:w="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D31D280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0.599</w:t>
            </w:r>
          </w:p>
        </w:tc>
        <w:tc>
          <w:tcPr>
            <w:tcW w:w="737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center"/>
            <w:hideMark/>
          </w:tcPr>
          <w:p w14:paraId="1B65289B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0.785</w:t>
            </w:r>
          </w:p>
        </w:tc>
        <w:tc>
          <w:tcPr>
            <w:tcW w:w="9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2D38D51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6%</w:t>
            </w:r>
          </w:p>
        </w:tc>
        <w:tc>
          <w:tcPr>
            <w:tcW w:w="8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E10915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</w:p>
        </w:tc>
        <w:tc>
          <w:tcPr>
            <w:tcW w:w="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264E5C" w14:textId="77777777" w:rsidR="009407FD" w:rsidRPr="00061F4C" w:rsidRDefault="009407FD" w:rsidP="00DC0748">
            <w:pPr>
              <w:rPr>
                <w:sz w:val="18"/>
                <w:szCs w:val="18"/>
              </w:rPr>
            </w:pPr>
          </w:p>
        </w:tc>
        <w:tc>
          <w:tcPr>
            <w:tcW w:w="7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98F031" w14:textId="77777777" w:rsidR="009407FD" w:rsidRPr="00061F4C" w:rsidRDefault="009407FD" w:rsidP="00DC0748">
            <w:pPr>
              <w:rPr>
                <w:sz w:val="18"/>
                <w:szCs w:val="18"/>
              </w:rPr>
            </w:pPr>
          </w:p>
        </w:tc>
        <w:tc>
          <w:tcPr>
            <w:tcW w:w="9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4380A9" w14:textId="77777777" w:rsidR="009407FD" w:rsidRPr="00061F4C" w:rsidRDefault="009407FD" w:rsidP="00DC0748">
            <w:pPr>
              <w:rPr>
                <w:sz w:val="18"/>
                <w:szCs w:val="18"/>
              </w:rPr>
            </w:pPr>
          </w:p>
        </w:tc>
      </w:tr>
      <w:tr w:rsidR="009407FD" w:rsidRPr="00061F4C" w14:paraId="4E7B0671" w14:textId="77777777" w:rsidTr="00DC0748">
        <w:trPr>
          <w:gridAfter w:val="1"/>
          <w:wAfter w:w="15" w:type="dxa"/>
          <w:trHeight w:val="261"/>
        </w:trPr>
        <w:tc>
          <w:tcPr>
            <w:tcW w:w="6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10693F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1-2-6</w:t>
            </w:r>
          </w:p>
        </w:tc>
        <w:tc>
          <w:tcPr>
            <w:tcW w:w="831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F2F2F2"/>
            <w:noWrap/>
            <w:vAlign w:val="center"/>
            <w:hideMark/>
          </w:tcPr>
          <w:p w14:paraId="3BA261A4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-0.022</w:t>
            </w:r>
          </w:p>
        </w:tc>
        <w:tc>
          <w:tcPr>
            <w:tcW w:w="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F889C8E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0.208</w:t>
            </w:r>
          </w:p>
        </w:tc>
        <w:tc>
          <w:tcPr>
            <w:tcW w:w="737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center"/>
            <w:hideMark/>
          </w:tcPr>
          <w:p w14:paraId="16EAD479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0.200</w:t>
            </w:r>
          </w:p>
        </w:tc>
        <w:tc>
          <w:tcPr>
            <w:tcW w:w="96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E5D41D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73%</w:t>
            </w:r>
          </w:p>
        </w:tc>
        <w:tc>
          <w:tcPr>
            <w:tcW w:w="831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center"/>
            <w:hideMark/>
          </w:tcPr>
          <w:p w14:paraId="1107322E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-0.009</w:t>
            </w:r>
          </w:p>
        </w:tc>
        <w:tc>
          <w:tcPr>
            <w:tcW w:w="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C1CD9CA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0.193</w:t>
            </w:r>
          </w:p>
        </w:tc>
        <w:tc>
          <w:tcPr>
            <w:tcW w:w="737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center"/>
            <w:hideMark/>
          </w:tcPr>
          <w:p w14:paraId="59DBF45F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0.193</w:t>
            </w:r>
          </w:p>
        </w:tc>
        <w:tc>
          <w:tcPr>
            <w:tcW w:w="9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63AC01E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58%</w:t>
            </w:r>
          </w:p>
        </w:tc>
        <w:tc>
          <w:tcPr>
            <w:tcW w:w="831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F2F2F2"/>
            <w:noWrap/>
            <w:vAlign w:val="center"/>
            <w:hideMark/>
          </w:tcPr>
          <w:p w14:paraId="76E93668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0.030</w:t>
            </w:r>
          </w:p>
        </w:tc>
        <w:tc>
          <w:tcPr>
            <w:tcW w:w="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BD9291E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0.210</w:t>
            </w:r>
          </w:p>
        </w:tc>
        <w:tc>
          <w:tcPr>
            <w:tcW w:w="737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center"/>
            <w:hideMark/>
          </w:tcPr>
          <w:p w14:paraId="050B4F20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0.218</w:t>
            </w:r>
          </w:p>
        </w:tc>
        <w:tc>
          <w:tcPr>
            <w:tcW w:w="9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DE72F68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100%</w:t>
            </w:r>
          </w:p>
        </w:tc>
        <w:tc>
          <w:tcPr>
            <w:tcW w:w="8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1265C6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</w:p>
        </w:tc>
        <w:tc>
          <w:tcPr>
            <w:tcW w:w="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D73139" w14:textId="77777777" w:rsidR="009407FD" w:rsidRPr="00061F4C" w:rsidRDefault="009407FD" w:rsidP="00DC0748">
            <w:pPr>
              <w:rPr>
                <w:sz w:val="18"/>
                <w:szCs w:val="18"/>
              </w:rPr>
            </w:pPr>
          </w:p>
        </w:tc>
        <w:tc>
          <w:tcPr>
            <w:tcW w:w="7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883ED0" w14:textId="77777777" w:rsidR="009407FD" w:rsidRPr="00061F4C" w:rsidRDefault="009407FD" w:rsidP="00DC0748">
            <w:pPr>
              <w:rPr>
                <w:sz w:val="18"/>
                <w:szCs w:val="18"/>
              </w:rPr>
            </w:pPr>
          </w:p>
        </w:tc>
        <w:tc>
          <w:tcPr>
            <w:tcW w:w="9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DE62A4" w14:textId="77777777" w:rsidR="009407FD" w:rsidRPr="00061F4C" w:rsidRDefault="009407FD" w:rsidP="00DC0748">
            <w:pPr>
              <w:rPr>
                <w:sz w:val="18"/>
                <w:szCs w:val="18"/>
              </w:rPr>
            </w:pPr>
          </w:p>
        </w:tc>
      </w:tr>
      <w:tr w:rsidR="009407FD" w:rsidRPr="00061F4C" w14:paraId="1ABBD502" w14:textId="77777777" w:rsidTr="00DC0748">
        <w:trPr>
          <w:gridAfter w:val="1"/>
          <w:wAfter w:w="15" w:type="dxa"/>
          <w:trHeight w:val="261"/>
        </w:trPr>
        <w:tc>
          <w:tcPr>
            <w:tcW w:w="6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B30739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1-3-6</w:t>
            </w:r>
          </w:p>
        </w:tc>
        <w:tc>
          <w:tcPr>
            <w:tcW w:w="831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F2F2F2"/>
            <w:noWrap/>
            <w:vAlign w:val="center"/>
            <w:hideMark/>
          </w:tcPr>
          <w:p w14:paraId="4F28FE4E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-0.032</w:t>
            </w:r>
          </w:p>
        </w:tc>
        <w:tc>
          <w:tcPr>
            <w:tcW w:w="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2B0E60D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0.334</w:t>
            </w:r>
          </w:p>
        </w:tc>
        <w:tc>
          <w:tcPr>
            <w:tcW w:w="737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center"/>
            <w:hideMark/>
          </w:tcPr>
          <w:p w14:paraId="07767A43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0.455</w:t>
            </w:r>
          </w:p>
        </w:tc>
        <w:tc>
          <w:tcPr>
            <w:tcW w:w="96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3D016D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38%</w:t>
            </w:r>
          </w:p>
        </w:tc>
        <w:tc>
          <w:tcPr>
            <w:tcW w:w="831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center"/>
            <w:hideMark/>
          </w:tcPr>
          <w:p w14:paraId="2A6CAF6E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-0.027</w:t>
            </w:r>
          </w:p>
        </w:tc>
        <w:tc>
          <w:tcPr>
            <w:tcW w:w="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692D9F7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0.275</w:t>
            </w:r>
          </w:p>
        </w:tc>
        <w:tc>
          <w:tcPr>
            <w:tcW w:w="737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center"/>
            <w:hideMark/>
          </w:tcPr>
          <w:p w14:paraId="6AC0ABC0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0.269</w:t>
            </w:r>
          </w:p>
        </w:tc>
        <w:tc>
          <w:tcPr>
            <w:tcW w:w="9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C89C87A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50%</w:t>
            </w:r>
          </w:p>
        </w:tc>
        <w:tc>
          <w:tcPr>
            <w:tcW w:w="831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F2F2F2"/>
            <w:noWrap/>
            <w:vAlign w:val="center"/>
            <w:hideMark/>
          </w:tcPr>
          <w:p w14:paraId="4CDCE775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0.015</w:t>
            </w:r>
          </w:p>
        </w:tc>
        <w:tc>
          <w:tcPr>
            <w:tcW w:w="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1A84626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0.327</w:t>
            </w:r>
          </w:p>
        </w:tc>
        <w:tc>
          <w:tcPr>
            <w:tcW w:w="737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center"/>
            <w:hideMark/>
          </w:tcPr>
          <w:p w14:paraId="3F98070E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0.325</w:t>
            </w:r>
          </w:p>
        </w:tc>
        <w:tc>
          <w:tcPr>
            <w:tcW w:w="9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6538977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64%</w:t>
            </w:r>
          </w:p>
        </w:tc>
        <w:tc>
          <w:tcPr>
            <w:tcW w:w="8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CD6ADB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</w:p>
        </w:tc>
        <w:tc>
          <w:tcPr>
            <w:tcW w:w="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89181F" w14:textId="77777777" w:rsidR="009407FD" w:rsidRPr="00061F4C" w:rsidRDefault="009407FD" w:rsidP="00DC0748">
            <w:pPr>
              <w:rPr>
                <w:sz w:val="18"/>
                <w:szCs w:val="18"/>
              </w:rPr>
            </w:pPr>
          </w:p>
        </w:tc>
        <w:tc>
          <w:tcPr>
            <w:tcW w:w="7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6F1874" w14:textId="77777777" w:rsidR="009407FD" w:rsidRPr="00061F4C" w:rsidRDefault="009407FD" w:rsidP="00DC0748">
            <w:pPr>
              <w:rPr>
                <w:sz w:val="18"/>
                <w:szCs w:val="18"/>
              </w:rPr>
            </w:pPr>
          </w:p>
        </w:tc>
        <w:tc>
          <w:tcPr>
            <w:tcW w:w="9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0A0704" w14:textId="77777777" w:rsidR="009407FD" w:rsidRPr="00061F4C" w:rsidRDefault="009407FD" w:rsidP="00DC0748">
            <w:pPr>
              <w:rPr>
                <w:sz w:val="18"/>
                <w:szCs w:val="18"/>
              </w:rPr>
            </w:pPr>
          </w:p>
        </w:tc>
      </w:tr>
      <w:tr w:rsidR="009407FD" w:rsidRPr="00061F4C" w14:paraId="22492815" w14:textId="77777777" w:rsidTr="00DC0748">
        <w:trPr>
          <w:gridAfter w:val="1"/>
          <w:wAfter w:w="15" w:type="dxa"/>
          <w:trHeight w:val="261"/>
        </w:trPr>
        <w:tc>
          <w:tcPr>
            <w:tcW w:w="6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E77C2D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1-3-7</w:t>
            </w:r>
          </w:p>
        </w:tc>
        <w:tc>
          <w:tcPr>
            <w:tcW w:w="831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F2F2F2"/>
            <w:noWrap/>
            <w:vAlign w:val="center"/>
            <w:hideMark/>
          </w:tcPr>
          <w:p w14:paraId="7593AB01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0.000</w:t>
            </w:r>
          </w:p>
        </w:tc>
        <w:tc>
          <w:tcPr>
            <w:tcW w:w="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D142B57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0.188</w:t>
            </w:r>
          </w:p>
        </w:tc>
        <w:tc>
          <w:tcPr>
            <w:tcW w:w="737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center"/>
            <w:hideMark/>
          </w:tcPr>
          <w:p w14:paraId="49CF8AB0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0.178</w:t>
            </w:r>
          </w:p>
        </w:tc>
        <w:tc>
          <w:tcPr>
            <w:tcW w:w="96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0852DC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62%</w:t>
            </w:r>
          </w:p>
        </w:tc>
        <w:tc>
          <w:tcPr>
            <w:tcW w:w="831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center"/>
            <w:hideMark/>
          </w:tcPr>
          <w:p w14:paraId="6C5FA25A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-0.005</w:t>
            </w:r>
          </w:p>
        </w:tc>
        <w:tc>
          <w:tcPr>
            <w:tcW w:w="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BE44E22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0.188</w:t>
            </w:r>
          </w:p>
        </w:tc>
        <w:tc>
          <w:tcPr>
            <w:tcW w:w="737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center"/>
            <w:hideMark/>
          </w:tcPr>
          <w:p w14:paraId="70963681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0.178</w:t>
            </w:r>
          </w:p>
        </w:tc>
        <w:tc>
          <w:tcPr>
            <w:tcW w:w="9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DB5EFFE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59%</w:t>
            </w:r>
          </w:p>
        </w:tc>
        <w:tc>
          <w:tcPr>
            <w:tcW w:w="831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F2F2F2"/>
            <w:noWrap/>
            <w:vAlign w:val="center"/>
            <w:hideMark/>
          </w:tcPr>
          <w:p w14:paraId="57C4CA4C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-0.028</w:t>
            </w:r>
          </w:p>
        </w:tc>
        <w:tc>
          <w:tcPr>
            <w:tcW w:w="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391BC72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0.256</w:t>
            </w:r>
          </w:p>
        </w:tc>
        <w:tc>
          <w:tcPr>
            <w:tcW w:w="737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center"/>
            <w:hideMark/>
          </w:tcPr>
          <w:p w14:paraId="78F73E66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0.241</w:t>
            </w:r>
          </w:p>
        </w:tc>
        <w:tc>
          <w:tcPr>
            <w:tcW w:w="9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021B8DB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49%</w:t>
            </w:r>
          </w:p>
        </w:tc>
        <w:tc>
          <w:tcPr>
            <w:tcW w:w="8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BD6F51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</w:p>
        </w:tc>
        <w:tc>
          <w:tcPr>
            <w:tcW w:w="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645463" w14:textId="77777777" w:rsidR="009407FD" w:rsidRPr="00061F4C" w:rsidRDefault="009407FD" w:rsidP="00DC0748">
            <w:pPr>
              <w:rPr>
                <w:sz w:val="18"/>
                <w:szCs w:val="18"/>
              </w:rPr>
            </w:pPr>
          </w:p>
        </w:tc>
        <w:tc>
          <w:tcPr>
            <w:tcW w:w="7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062B44" w14:textId="77777777" w:rsidR="009407FD" w:rsidRPr="00061F4C" w:rsidRDefault="009407FD" w:rsidP="00DC0748">
            <w:pPr>
              <w:rPr>
                <w:sz w:val="18"/>
                <w:szCs w:val="18"/>
              </w:rPr>
            </w:pPr>
          </w:p>
        </w:tc>
        <w:tc>
          <w:tcPr>
            <w:tcW w:w="9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B68641" w14:textId="77777777" w:rsidR="009407FD" w:rsidRPr="00061F4C" w:rsidRDefault="009407FD" w:rsidP="00DC0748">
            <w:pPr>
              <w:rPr>
                <w:sz w:val="18"/>
                <w:szCs w:val="18"/>
              </w:rPr>
            </w:pPr>
          </w:p>
        </w:tc>
      </w:tr>
      <w:tr w:rsidR="009407FD" w:rsidRPr="00061F4C" w14:paraId="6EE231EB" w14:textId="77777777" w:rsidTr="00DC0748">
        <w:trPr>
          <w:gridAfter w:val="1"/>
          <w:wAfter w:w="15" w:type="dxa"/>
          <w:trHeight w:val="261"/>
        </w:trPr>
        <w:tc>
          <w:tcPr>
            <w:tcW w:w="6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937782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1-4-7</w:t>
            </w:r>
          </w:p>
        </w:tc>
        <w:tc>
          <w:tcPr>
            <w:tcW w:w="831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F2F2F2"/>
            <w:noWrap/>
            <w:vAlign w:val="center"/>
            <w:hideMark/>
          </w:tcPr>
          <w:p w14:paraId="135C93D1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0.002</w:t>
            </w:r>
          </w:p>
        </w:tc>
        <w:tc>
          <w:tcPr>
            <w:tcW w:w="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19F6774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0.192</w:t>
            </w:r>
          </w:p>
        </w:tc>
        <w:tc>
          <w:tcPr>
            <w:tcW w:w="737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center"/>
            <w:hideMark/>
          </w:tcPr>
          <w:p w14:paraId="3B50C5A0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0.186</w:t>
            </w:r>
          </w:p>
        </w:tc>
        <w:tc>
          <w:tcPr>
            <w:tcW w:w="96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BA67F7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64%</w:t>
            </w:r>
          </w:p>
        </w:tc>
        <w:tc>
          <w:tcPr>
            <w:tcW w:w="831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center"/>
            <w:hideMark/>
          </w:tcPr>
          <w:p w14:paraId="1E33243B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-0.016</w:t>
            </w:r>
          </w:p>
        </w:tc>
        <w:tc>
          <w:tcPr>
            <w:tcW w:w="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B01B970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0.196</w:t>
            </w:r>
          </w:p>
        </w:tc>
        <w:tc>
          <w:tcPr>
            <w:tcW w:w="737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center"/>
            <w:hideMark/>
          </w:tcPr>
          <w:p w14:paraId="7C33B488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0.184</w:t>
            </w:r>
          </w:p>
        </w:tc>
        <w:tc>
          <w:tcPr>
            <w:tcW w:w="9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6A1C41C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62%</w:t>
            </w:r>
          </w:p>
        </w:tc>
        <w:tc>
          <w:tcPr>
            <w:tcW w:w="831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F2F2F2"/>
            <w:noWrap/>
            <w:vAlign w:val="center"/>
            <w:hideMark/>
          </w:tcPr>
          <w:p w14:paraId="66ED4601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-0.064</w:t>
            </w:r>
          </w:p>
        </w:tc>
        <w:tc>
          <w:tcPr>
            <w:tcW w:w="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7A37A6B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0.225</w:t>
            </w:r>
          </w:p>
        </w:tc>
        <w:tc>
          <w:tcPr>
            <w:tcW w:w="737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center"/>
            <w:hideMark/>
          </w:tcPr>
          <w:p w14:paraId="159C1D7C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0.227</w:t>
            </w:r>
          </w:p>
        </w:tc>
        <w:tc>
          <w:tcPr>
            <w:tcW w:w="9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123E3E2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100%</w:t>
            </w:r>
          </w:p>
        </w:tc>
        <w:tc>
          <w:tcPr>
            <w:tcW w:w="8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EA13AA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</w:p>
        </w:tc>
        <w:tc>
          <w:tcPr>
            <w:tcW w:w="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01544C" w14:textId="77777777" w:rsidR="009407FD" w:rsidRPr="00061F4C" w:rsidRDefault="009407FD" w:rsidP="00DC0748">
            <w:pPr>
              <w:rPr>
                <w:sz w:val="18"/>
                <w:szCs w:val="18"/>
              </w:rPr>
            </w:pPr>
          </w:p>
        </w:tc>
        <w:tc>
          <w:tcPr>
            <w:tcW w:w="7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0BC50C" w14:textId="77777777" w:rsidR="009407FD" w:rsidRPr="00061F4C" w:rsidRDefault="009407FD" w:rsidP="00DC0748">
            <w:pPr>
              <w:rPr>
                <w:sz w:val="18"/>
                <w:szCs w:val="18"/>
              </w:rPr>
            </w:pPr>
          </w:p>
        </w:tc>
        <w:tc>
          <w:tcPr>
            <w:tcW w:w="9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93243D" w14:textId="77777777" w:rsidR="009407FD" w:rsidRPr="00061F4C" w:rsidRDefault="009407FD" w:rsidP="00DC0748">
            <w:pPr>
              <w:rPr>
                <w:sz w:val="18"/>
                <w:szCs w:val="18"/>
              </w:rPr>
            </w:pPr>
          </w:p>
        </w:tc>
      </w:tr>
      <w:tr w:rsidR="009407FD" w:rsidRPr="00061F4C" w14:paraId="3F5EEBAC" w14:textId="77777777" w:rsidTr="00DC0748">
        <w:trPr>
          <w:gridAfter w:val="1"/>
          <w:wAfter w:w="15" w:type="dxa"/>
          <w:trHeight w:val="261"/>
        </w:trPr>
        <w:tc>
          <w:tcPr>
            <w:tcW w:w="6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A1E4A7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1-4-8</w:t>
            </w:r>
          </w:p>
        </w:tc>
        <w:tc>
          <w:tcPr>
            <w:tcW w:w="831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F2F2F2"/>
            <w:noWrap/>
            <w:vAlign w:val="center"/>
            <w:hideMark/>
          </w:tcPr>
          <w:p w14:paraId="3BCDC43E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-0.144</w:t>
            </w:r>
          </w:p>
        </w:tc>
        <w:tc>
          <w:tcPr>
            <w:tcW w:w="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FEE55D0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0.464</w:t>
            </w:r>
          </w:p>
        </w:tc>
        <w:tc>
          <w:tcPr>
            <w:tcW w:w="737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center"/>
            <w:hideMark/>
          </w:tcPr>
          <w:p w14:paraId="555EFDDA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0.571</w:t>
            </w:r>
          </w:p>
        </w:tc>
        <w:tc>
          <w:tcPr>
            <w:tcW w:w="96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3D869D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2%</w:t>
            </w:r>
          </w:p>
        </w:tc>
        <w:tc>
          <w:tcPr>
            <w:tcW w:w="831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center"/>
            <w:hideMark/>
          </w:tcPr>
          <w:p w14:paraId="2B61F686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-0.139</w:t>
            </w:r>
          </w:p>
        </w:tc>
        <w:tc>
          <w:tcPr>
            <w:tcW w:w="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83B4313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0.447</w:t>
            </w:r>
          </w:p>
        </w:tc>
        <w:tc>
          <w:tcPr>
            <w:tcW w:w="737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center"/>
            <w:hideMark/>
          </w:tcPr>
          <w:p w14:paraId="44892C49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0.524</w:t>
            </w:r>
          </w:p>
        </w:tc>
        <w:tc>
          <w:tcPr>
            <w:tcW w:w="9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D74B413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5%</w:t>
            </w:r>
          </w:p>
        </w:tc>
        <w:tc>
          <w:tcPr>
            <w:tcW w:w="831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F2F2F2"/>
            <w:noWrap/>
            <w:vAlign w:val="center"/>
            <w:hideMark/>
          </w:tcPr>
          <w:p w14:paraId="612D28A6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-0.408</w:t>
            </w:r>
          </w:p>
        </w:tc>
        <w:tc>
          <w:tcPr>
            <w:tcW w:w="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C7D49CA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0.853</w:t>
            </w:r>
          </w:p>
        </w:tc>
        <w:tc>
          <w:tcPr>
            <w:tcW w:w="737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center"/>
            <w:hideMark/>
          </w:tcPr>
          <w:p w14:paraId="0D8489ED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1.742</w:t>
            </w:r>
          </w:p>
        </w:tc>
        <w:tc>
          <w:tcPr>
            <w:tcW w:w="9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0ABFDC6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  <w:r w:rsidRPr="00061F4C">
              <w:rPr>
                <w:color w:val="000000"/>
                <w:sz w:val="18"/>
                <w:szCs w:val="18"/>
              </w:rPr>
              <w:t>3%</w:t>
            </w:r>
          </w:p>
        </w:tc>
        <w:tc>
          <w:tcPr>
            <w:tcW w:w="8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336301" w14:textId="77777777" w:rsidR="009407FD" w:rsidRPr="00061F4C" w:rsidRDefault="009407FD" w:rsidP="00DC0748">
            <w:pPr>
              <w:jc w:val="center"/>
              <w:rPr>
                <w:color w:val="000000"/>
                <w:sz w:val="18"/>
                <w:szCs w:val="18"/>
              </w:rPr>
            </w:pPr>
          </w:p>
        </w:tc>
        <w:tc>
          <w:tcPr>
            <w:tcW w:w="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6A018B" w14:textId="77777777" w:rsidR="009407FD" w:rsidRPr="00061F4C" w:rsidRDefault="009407FD" w:rsidP="00DC0748">
            <w:pPr>
              <w:rPr>
                <w:sz w:val="18"/>
                <w:szCs w:val="18"/>
              </w:rPr>
            </w:pPr>
          </w:p>
        </w:tc>
        <w:tc>
          <w:tcPr>
            <w:tcW w:w="7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CA05B7" w14:textId="77777777" w:rsidR="009407FD" w:rsidRPr="00061F4C" w:rsidRDefault="009407FD" w:rsidP="00DC0748">
            <w:pPr>
              <w:rPr>
                <w:sz w:val="18"/>
                <w:szCs w:val="18"/>
              </w:rPr>
            </w:pPr>
          </w:p>
        </w:tc>
        <w:tc>
          <w:tcPr>
            <w:tcW w:w="9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4A1D9E" w14:textId="77777777" w:rsidR="009407FD" w:rsidRPr="00061F4C" w:rsidRDefault="009407FD" w:rsidP="00DC0748">
            <w:pPr>
              <w:rPr>
                <w:sz w:val="18"/>
                <w:szCs w:val="18"/>
              </w:rPr>
            </w:pPr>
          </w:p>
        </w:tc>
      </w:tr>
    </w:tbl>
    <w:p w14:paraId="378404F2" w14:textId="77777777" w:rsidR="009407FD" w:rsidRDefault="009407FD" w:rsidP="009407FD">
      <w:pPr>
        <w:rPr>
          <w:b/>
        </w:rPr>
      </w:pPr>
    </w:p>
    <w:p w14:paraId="12281952" w14:textId="3548A531" w:rsidR="009407FD" w:rsidRDefault="009407FD">
      <w:pPr>
        <w:spacing w:after="160" w:line="259" w:lineRule="auto"/>
      </w:pPr>
      <w:r>
        <w:br w:type="page"/>
      </w:r>
    </w:p>
    <w:p w14:paraId="115648EB" w14:textId="20D00A9A" w:rsidR="00592C99" w:rsidRPr="009D0038" w:rsidRDefault="00592C99" w:rsidP="00592C99">
      <w:pPr>
        <w:widowControl w:val="0"/>
        <w:jc w:val="center"/>
        <w:rPr>
          <w:b/>
          <w:i/>
        </w:rPr>
      </w:pPr>
      <w:r w:rsidRPr="009D0038">
        <w:rPr>
          <w:b/>
        </w:rPr>
        <w:lastRenderedPageBreak/>
        <w:t xml:space="preserve">Figure </w:t>
      </w:r>
      <w:del w:id="151" w:author="Dave Weiss [2]" w:date="2023-11-08T12:44:00Z">
        <w:r w:rsidRPr="009D0038" w:rsidDel="00EC4D0B">
          <w:rPr>
            <w:b/>
          </w:rPr>
          <w:delText>4</w:delText>
        </w:r>
      </w:del>
      <w:ins w:id="152" w:author="Dave Weiss [2]" w:date="2023-11-08T12:44:00Z">
        <w:r w:rsidR="00EC4D0B" w:rsidRPr="009D0038">
          <w:rPr>
            <w:b/>
          </w:rPr>
          <w:t>S-3</w:t>
        </w:r>
      </w:ins>
      <w:r w:rsidRPr="009D0038">
        <w:rPr>
          <w:b/>
        </w:rPr>
        <w:t xml:space="preserve">. </w:t>
      </w:r>
      <w:commentRangeStart w:id="153"/>
      <w:r w:rsidRPr="009D0038">
        <w:rPr>
          <w:b/>
        </w:rPr>
        <w:t>Mean conditional bias</w:t>
      </w:r>
      <w:commentRangeEnd w:id="153"/>
      <w:r w:rsidRPr="009D0038">
        <w:rPr>
          <w:rStyle w:val="CommentReference"/>
          <w:rFonts w:eastAsiaTheme="minorEastAsia"/>
          <w:kern w:val="24"/>
          <w:lang w:eastAsia="ja-JP"/>
          <w:rPrChange w:id="154" w:author="Dave Weiss" w:date="2023-11-08T21:56:00Z">
            <w:rPr>
              <w:rStyle w:val="CommentReference"/>
              <w:rFonts w:asciiTheme="minorHAnsi" w:eastAsiaTheme="minorEastAsia" w:hAnsiTheme="minorHAnsi" w:cstheme="minorBidi"/>
              <w:kern w:val="24"/>
              <w:lang w:eastAsia="ja-JP"/>
            </w:rPr>
          </w:rPrChange>
        </w:rPr>
        <w:commentReference w:id="153"/>
      </w:r>
    </w:p>
    <w:p w14:paraId="3638286D" w14:textId="1A5B9125" w:rsidR="00592C99" w:rsidRPr="009D0038" w:rsidRDefault="00592C99" w:rsidP="00592C99">
      <w:pPr>
        <w:pStyle w:val="ListParagraph"/>
        <w:numPr>
          <w:ilvl w:val="0"/>
          <w:numId w:val="40"/>
        </w:numPr>
        <w:rPr>
          <w:rFonts w:ascii="Times New Roman" w:hAnsi="Times New Roman" w:cs="Times New Roman"/>
          <w:b/>
          <w:bCs/>
          <w:rPrChange w:id="155" w:author="Dave Weiss" w:date="2023-11-08T21:56:00Z">
            <w:rPr>
              <w:b/>
              <w:bCs/>
            </w:rPr>
          </w:rPrChange>
        </w:rPr>
      </w:pPr>
      <w:r w:rsidRPr="009D0038">
        <w:rPr>
          <w:rFonts w:ascii="Times New Roman" w:hAnsi="Times New Roman" w:cs="Times New Roman"/>
          <w:b/>
          <w:bCs/>
          <w:rPrChange w:id="156" w:author="Dave Weiss" w:date="2023-11-08T21:56:00Z">
            <w:rPr>
              <w:b/>
              <w:bCs/>
            </w:rPr>
          </w:rPrChange>
        </w:rPr>
        <w:t>Maximum Information-</w:t>
      </w:r>
      <w:del w:id="157" w:author="Dave Weiss" w:date="2023-11-08T22:01:00Z">
        <w:r w:rsidRPr="009D0038" w:rsidDel="009D0038">
          <w:rPr>
            <w:rFonts w:ascii="Times New Roman" w:hAnsi="Times New Roman" w:cs="Times New Roman"/>
            <w:b/>
            <w:bCs/>
            <w:rPrChange w:id="158" w:author="Dave Weiss" w:date="2023-11-08T21:56:00Z">
              <w:rPr>
                <w:b/>
                <w:bCs/>
              </w:rPr>
            </w:rPrChange>
          </w:rPr>
          <w:delText>based</w:delText>
        </w:r>
      </w:del>
      <w:ins w:id="159" w:author="Dave Weiss" w:date="2023-11-08T22:01:00Z">
        <w:r w:rsidR="009D0038">
          <w:rPr>
            <w:rFonts w:ascii="Times New Roman" w:hAnsi="Times New Roman" w:cs="Times New Roman"/>
            <w:b/>
            <w:bCs/>
          </w:rPr>
          <w:t>Based</w:t>
        </w:r>
      </w:ins>
      <w:r w:rsidRPr="009D0038">
        <w:rPr>
          <w:rFonts w:ascii="Times New Roman" w:hAnsi="Times New Roman" w:cs="Times New Roman"/>
          <w:b/>
          <w:bCs/>
          <w:rPrChange w:id="160" w:author="Dave Weiss" w:date="2023-11-08T21:56:00Z">
            <w:rPr>
              <w:b/>
              <w:bCs/>
            </w:rPr>
          </w:rPrChange>
        </w:rPr>
        <w:t xml:space="preserve"> Routing, 1-3-3 Design</w:t>
      </w:r>
    </w:p>
    <w:p w14:paraId="2373BB43" w14:textId="77777777" w:rsidR="00592C99" w:rsidRDefault="00592C99" w:rsidP="00592C99">
      <w:pPr>
        <w:pStyle w:val="ListParagraph"/>
        <w:ind w:left="1080"/>
        <w:jc w:val="left"/>
        <w:rPr>
          <w:b/>
          <w:bCs/>
        </w:rPr>
      </w:pPr>
      <w:r>
        <w:rPr>
          <w:b/>
          <w:bCs/>
          <w:noProof/>
          <w:lang w:eastAsia="en-US"/>
        </w:rPr>
        <w:drawing>
          <wp:inline distT="0" distB="0" distL="0" distR="0" wp14:anchorId="0435812D" wp14:editId="04A913A8">
            <wp:extent cx="7818120" cy="5212080"/>
            <wp:effectExtent l="0" t="0" r="5080" b="0"/>
            <wp:docPr id="20273119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311918" name="Picture 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18120" cy="521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3AEC4" w14:textId="45DC011F" w:rsidR="00592C99" w:rsidRPr="009D0038" w:rsidRDefault="00592C99" w:rsidP="00592C99">
      <w:pPr>
        <w:pStyle w:val="ListParagraph"/>
        <w:numPr>
          <w:ilvl w:val="0"/>
          <w:numId w:val="40"/>
        </w:numPr>
        <w:rPr>
          <w:rFonts w:ascii="Times New Roman" w:hAnsi="Times New Roman" w:cs="Times New Roman"/>
          <w:b/>
          <w:bCs/>
          <w:rPrChange w:id="161" w:author="Dave Weiss" w:date="2023-11-08T21:56:00Z">
            <w:rPr>
              <w:b/>
              <w:bCs/>
            </w:rPr>
          </w:rPrChange>
        </w:rPr>
      </w:pPr>
      <w:r w:rsidRPr="009D0038">
        <w:rPr>
          <w:rFonts w:ascii="Times New Roman" w:hAnsi="Times New Roman" w:cs="Times New Roman"/>
          <w:b/>
          <w:bCs/>
          <w:rPrChange w:id="162" w:author="Dave Weiss" w:date="2023-11-08T21:56:00Z">
            <w:rPr>
              <w:b/>
              <w:bCs/>
            </w:rPr>
          </w:rPrChange>
        </w:rPr>
        <w:t>Maximum Information-</w:t>
      </w:r>
      <w:del w:id="163" w:author="Dave Weiss" w:date="2023-11-08T22:01:00Z">
        <w:r w:rsidRPr="009D0038" w:rsidDel="009D0038">
          <w:rPr>
            <w:rFonts w:ascii="Times New Roman" w:hAnsi="Times New Roman" w:cs="Times New Roman"/>
            <w:b/>
            <w:bCs/>
            <w:rPrChange w:id="164" w:author="Dave Weiss" w:date="2023-11-08T21:56:00Z">
              <w:rPr>
                <w:b/>
                <w:bCs/>
              </w:rPr>
            </w:rPrChange>
          </w:rPr>
          <w:delText>based</w:delText>
        </w:r>
      </w:del>
      <w:ins w:id="165" w:author="Dave Weiss" w:date="2023-11-08T22:01:00Z">
        <w:r w:rsidR="009D0038">
          <w:rPr>
            <w:rFonts w:ascii="Times New Roman" w:hAnsi="Times New Roman" w:cs="Times New Roman"/>
            <w:b/>
            <w:bCs/>
          </w:rPr>
          <w:t>Based</w:t>
        </w:r>
      </w:ins>
      <w:r w:rsidRPr="009D0038">
        <w:rPr>
          <w:rFonts w:ascii="Times New Roman" w:hAnsi="Times New Roman" w:cs="Times New Roman"/>
          <w:b/>
          <w:bCs/>
          <w:rPrChange w:id="166" w:author="Dave Weiss" w:date="2023-11-08T21:56:00Z">
            <w:rPr>
              <w:b/>
              <w:bCs/>
            </w:rPr>
          </w:rPrChange>
        </w:rPr>
        <w:t xml:space="preserve"> Routing, 1-3-4 Design</w:t>
      </w:r>
    </w:p>
    <w:p w14:paraId="1EB45C3D" w14:textId="77777777" w:rsidR="00592C99" w:rsidRDefault="00592C99" w:rsidP="00592C99">
      <w:pPr>
        <w:jc w:val="center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5E5947D1" wp14:editId="1B018C10">
            <wp:extent cx="7994886" cy="5329924"/>
            <wp:effectExtent l="0" t="0" r="0" b="4445"/>
            <wp:docPr id="5210655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06556" name="Picture 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94886" cy="5329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34B22" w14:textId="77777777" w:rsidR="00592C99" w:rsidRPr="007C25E5" w:rsidRDefault="00592C99" w:rsidP="00592C99">
      <w:pPr>
        <w:rPr>
          <w:b/>
          <w:bCs/>
        </w:rPr>
      </w:pPr>
    </w:p>
    <w:p w14:paraId="18A608F5" w14:textId="5DBD580E" w:rsidR="00592C99" w:rsidRPr="009D0038" w:rsidRDefault="00592C99" w:rsidP="00592C99">
      <w:pPr>
        <w:pStyle w:val="ListParagraph"/>
        <w:numPr>
          <w:ilvl w:val="0"/>
          <w:numId w:val="40"/>
        </w:numPr>
        <w:rPr>
          <w:rFonts w:ascii="Times New Roman" w:hAnsi="Times New Roman" w:cs="Times New Roman"/>
          <w:b/>
          <w:bCs/>
          <w:rPrChange w:id="167" w:author="Dave Weiss" w:date="2023-11-08T21:56:00Z">
            <w:rPr>
              <w:b/>
              <w:bCs/>
            </w:rPr>
          </w:rPrChange>
        </w:rPr>
      </w:pPr>
      <w:r w:rsidRPr="009D0038">
        <w:rPr>
          <w:rFonts w:ascii="Times New Roman" w:hAnsi="Times New Roman" w:cs="Times New Roman"/>
          <w:b/>
          <w:bCs/>
          <w:rPrChange w:id="168" w:author="Dave Weiss" w:date="2023-11-08T21:56:00Z">
            <w:rPr>
              <w:b/>
              <w:bCs/>
            </w:rPr>
          </w:rPrChange>
        </w:rPr>
        <w:t xml:space="preserve">Population Distribution Interval – </w:t>
      </w:r>
      <w:ins w:id="169" w:author="Dave Weiss" w:date="2023-11-08T22:04:00Z">
        <w:r w:rsidR="00340828" w:rsidRPr="00340828">
          <w:rPr>
            <w:rFonts w:ascii="Times New Roman" w:hAnsi="Times New Roman" w:cs="Times New Roman"/>
            <w:b/>
            <w:bCs/>
          </w:rPr>
          <w:sym w:font="Symbol" w:char="F071"/>
        </w:r>
      </w:ins>
      <w:del w:id="170" w:author="Dave Weiss" w:date="2023-11-08T22:04:00Z">
        <w:r w:rsidRPr="009D0038" w:rsidDel="00340828">
          <w:rPr>
            <w:rFonts w:ascii="Times New Roman" w:hAnsi="Times New Roman" w:cs="Times New Roman"/>
            <w:b/>
            <w:bCs/>
            <w:rPrChange w:id="171" w:author="Dave Weiss" w:date="2023-11-08T21:56:00Z">
              <w:rPr>
                <w:b/>
                <w:bCs/>
              </w:rPr>
            </w:rPrChange>
          </w:rPr>
          <w:delText>Theta</w:delText>
        </w:r>
      </w:del>
      <w:ins w:id="172" w:author="Dave Weiss" w:date="2023-11-08T22:04:00Z">
        <w:r w:rsidR="00340828">
          <w:rPr>
            <w:rFonts w:ascii="Times New Roman" w:hAnsi="Times New Roman" w:cs="Times New Roman"/>
            <w:b/>
            <w:bCs/>
          </w:rPr>
          <w:t xml:space="preserve"> </w:t>
        </w:r>
      </w:ins>
      <w:r w:rsidRPr="009D0038">
        <w:rPr>
          <w:rFonts w:ascii="Times New Roman" w:hAnsi="Times New Roman" w:cs="Times New Roman"/>
          <w:b/>
          <w:bCs/>
          <w:rPrChange w:id="173" w:author="Dave Weiss" w:date="2023-11-08T21:56:00Z">
            <w:rPr>
              <w:b/>
              <w:bCs/>
            </w:rPr>
          </w:rPrChange>
        </w:rPr>
        <w:t xml:space="preserve"> </w:t>
      </w:r>
      <w:del w:id="174" w:author="Dave Weiss" w:date="2023-11-08T22:01:00Z">
        <w:r w:rsidRPr="009D0038" w:rsidDel="009D0038">
          <w:rPr>
            <w:rFonts w:ascii="Times New Roman" w:hAnsi="Times New Roman" w:cs="Times New Roman"/>
            <w:b/>
            <w:bCs/>
            <w:rPrChange w:id="175" w:author="Dave Weiss" w:date="2023-11-08T21:56:00Z">
              <w:rPr>
                <w:b/>
                <w:bCs/>
              </w:rPr>
            </w:rPrChange>
          </w:rPr>
          <w:delText>based</w:delText>
        </w:r>
      </w:del>
      <w:ins w:id="176" w:author="Dave Weiss" w:date="2023-11-08T22:01:00Z">
        <w:r w:rsidR="009D0038">
          <w:rPr>
            <w:rFonts w:ascii="Times New Roman" w:hAnsi="Times New Roman" w:cs="Times New Roman"/>
            <w:b/>
            <w:bCs/>
          </w:rPr>
          <w:t>Based</w:t>
        </w:r>
      </w:ins>
      <w:r w:rsidRPr="009D0038">
        <w:rPr>
          <w:rFonts w:ascii="Times New Roman" w:hAnsi="Times New Roman" w:cs="Times New Roman"/>
          <w:b/>
          <w:bCs/>
          <w:rPrChange w:id="177" w:author="Dave Weiss" w:date="2023-11-08T21:56:00Z">
            <w:rPr>
              <w:b/>
              <w:bCs/>
            </w:rPr>
          </w:rPrChange>
        </w:rPr>
        <w:t xml:space="preserve"> Routing, 1-3-3 Design</w:t>
      </w:r>
    </w:p>
    <w:p w14:paraId="34B25BEC" w14:textId="77777777" w:rsidR="00592C99" w:rsidRDefault="00592C99" w:rsidP="00592C99">
      <w:pPr>
        <w:pStyle w:val="ListParagraph"/>
        <w:ind w:left="1080"/>
        <w:jc w:val="center"/>
        <w:rPr>
          <w:b/>
          <w:bCs/>
        </w:rPr>
      </w:pPr>
      <w:r>
        <w:rPr>
          <w:b/>
          <w:bCs/>
          <w:noProof/>
          <w:lang w:eastAsia="en-US"/>
        </w:rPr>
        <w:lastRenderedPageBreak/>
        <w:drawing>
          <wp:inline distT="0" distB="0" distL="0" distR="0" wp14:anchorId="03C47935" wp14:editId="07F3E810">
            <wp:extent cx="7620000" cy="5080000"/>
            <wp:effectExtent l="0" t="0" r="0" b="0"/>
            <wp:docPr id="76184866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848662" name="Picture 3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D3A10" w14:textId="77777777" w:rsidR="00592C99" w:rsidRDefault="00592C99" w:rsidP="00592C99">
      <w:pPr>
        <w:pStyle w:val="ListParagraph"/>
        <w:ind w:left="1080"/>
        <w:jc w:val="center"/>
        <w:rPr>
          <w:b/>
          <w:bCs/>
        </w:rPr>
      </w:pPr>
    </w:p>
    <w:p w14:paraId="14293CAD" w14:textId="58E036BC" w:rsidR="00592C99" w:rsidRPr="009D0038" w:rsidRDefault="00592C99" w:rsidP="00592C99">
      <w:pPr>
        <w:pStyle w:val="ListParagraph"/>
        <w:numPr>
          <w:ilvl w:val="0"/>
          <w:numId w:val="40"/>
        </w:numPr>
        <w:rPr>
          <w:rFonts w:ascii="Times New Roman" w:hAnsi="Times New Roman" w:cs="Times New Roman"/>
          <w:b/>
          <w:bCs/>
          <w:rPrChange w:id="178" w:author="Dave Weiss" w:date="2023-11-08T21:56:00Z">
            <w:rPr>
              <w:b/>
              <w:bCs/>
            </w:rPr>
          </w:rPrChange>
        </w:rPr>
      </w:pPr>
      <w:r w:rsidRPr="009D0038">
        <w:rPr>
          <w:rFonts w:ascii="Times New Roman" w:hAnsi="Times New Roman" w:cs="Times New Roman"/>
          <w:b/>
          <w:bCs/>
          <w:rPrChange w:id="179" w:author="Dave Weiss" w:date="2023-11-08T21:56:00Z">
            <w:rPr>
              <w:b/>
              <w:bCs/>
            </w:rPr>
          </w:rPrChange>
        </w:rPr>
        <w:t xml:space="preserve">Population Distribution Interval – </w:t>
      </w:r>
      <w:ins w:id="180" w:author="Dave Weiss" w:date="2023-11-08T22:04:00Z">
        <w:r w:rsidR="00340828" w:rsidRPr="00340828">
          <w:rPr>
            <w:rFonts w:ascii="Times New Roman" w:hAnsi="Times New Roman" w:cs="Times New Roman"/>
            <w:b/>
            <w:bCs/>
          </w:rPr>
          <w:sym w:font="Symbol" w:char="F071"/>
        </w:r>
      </w:ins>
      <w:del w:id="181" w:author="Dave Weiss" w:date="2023-11-08T22:04:00Z">
        <w:r w:rsidRPr="009D0038" w:rsidDel="00340828">
          <w:rPr>
            <w:rFonts w:ascii="Times New Roman" w:hAnsi="Times New Roman" w:cs="Times New Roman"/>
            <w:b/>
            <w:bCs/>
            <w:rPrChange w:id="182" w:author="Dave Weiss" w:date="2023-11-08T21:56:00Z">
              <w:rPr>
                <w:b/>
                <w:bCs/>
              </w:rPr>
            </w:rPrChange>
          </w:rPr>
          <w:delText>Theta</w:delText>
        </w:r>
      </w:del>
      <w:ins w:id="183" w:author="Dave Weiss" w:date="2023-11-08T22:04:00Z">
        <w:r w:rsidR="00340828">
          <w:rPr>
            <w:rFonts w:ascii="Times New Roman" w:hAnsi="Times New Roman" w:cs="Times New Roman"/>
            <w:b/>
            <w:bCs/>
          </w:rPr>
          <w:t xml:space="preserve"> </w:t>
        </w:r>
      </w:ins>
      <w:r w:rsidRPr="009D0038">
        <w:rPr>
          <w:rFonts w:ascii="Times New Roman" w:hAnsi="Times New Roman" w:cs="Times New Roman"/>
          <w:b/>
          <w:bCs/>
          <w:rPrChange w:id="184" w:author="Dave Weiss" w:date="2023-11-08T21:56:00Z">
            <w:rPr>
              <w:b/>
              <w:bCs/>
            </w:rPr>
          </w:rPrChange>
        </w:rPr>
        <w:t xml:space="preserve"> </w:t>
      </w:r>
      <w:del w:id="185" w:author="Dave Weiss" w:date="2023-11-08T22:01:00Z">
        <w:r w:rsidRPr="009D0038" w:rsidDel="009D0038">
          <w:rPr>
            <w:rFonts w:ascii="Times New Roman" w:hAnsi="Times New Roman" w:cs="Times New Roman"/>
            <w:b/>
            <w:bCs/>
            <w:rPrChange w:id="186" w:author="Dave Weiss" w:date="2023-11-08T21:56:00Z">
              <w:rPr>
                <w:b/>
                <w:bCs/>
              </w:rPr>
            </w:rPrChange>
          </w:rPr>
          <w:delText>based</w:delText>
        </w:r>
      </w:del>
      <w:ins w:id="187" w:author="Dave Weiss" w:date="2023-11-08T22:01:00Z">
        <w:r w:rsidR="009D0038">
          <w:rPr>
            <w:rFonts w:ascii="Times New Roman" w:hAnsi="Times New Roman" w:cs="Times New Roman"/>
            <w:b/>
            <w:bCs/>
          </w:rPr>
          <w:t>Based</w:t>
        </w:r>
      </w:ins>
      <w:r w:rsidRPr="009D0038">
        <w:rPr>
          <w:rFonts w:ascii="Times New Roman" w:hAnsi="Times New Roman" w:cs="Times New Roman"/>
          <w:b/>
          <w:bCs/>
          <w:rPrChange w:id="188" w:author="Dave Weiss" w:date="2023-11-08T21:56:00Z">
            <w:rPr>
              <w:b/>
              <w:bCs/>
            </w:rPr>
          </w:rPrChange>
        </w:rPr>
        <w:t xml:space="preserve"> Routing, 1-3-4 Design</w:t>
      </w:r>
    </w:p>
    <w:p w14:paraId="0D09698E" w14:textId="77777777" w:rsidR="00592C99" w:rsidRDefault="00592C99" w:rsidP="00592C99">
      <w:pPr>
        <w:jc w:val="right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4DF13193" wp14:editId="64CE5D27">
            <wp:extent cx="7880647" cy="5253765"/>
            <wp:effectExtent l="0" t="0" r="0" b="4445"/>
            <wp:docPr id="6429094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90940" name="Picture 4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80647" cy="525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3229C" w14:textId="77777777" w:rsidR="00592C99" w:rsidRPr="007C25E5" w:rsidRDefault="00592C99" w:rsidP="00592C99">
      <w:pPr>
        <w:jc w:val="right"/>
        <w:rPr>
          <w:b/>
          <w:bCs/>
        </w:rPr>
      </w:pPr>
    </w:p>
    <w:p w14:paraId="07F39317" w14:textId="307C6D0E" w:rsidR="00592C99" w:rsidRPr="009D0038" w:rsidRDefault="00592C99" w:rsidP="00592C99">
      <w:pPr>
        <w:pStyle w:val="ListParagraph"/>
        <w:numPr>
          <w:ilvl w:val="0"/>
          <w:numId w:val="40"/>
        </w:numPr>
        <w:rPr>
          <w:rFonts w:ascii="Times New Roman" w:hAnsi="Times New Roman" w:cs="Times New Roman"/>
          <w:b/>
          <w:bCs/>
          <w:rPrChange w:id="189" w:author="Dave Weiss" w:date="2023-11-08T21:56:00Z">
            <w:rPr>
              <w:b/>
              <w:bCs/>
            </w:rPr>
          </w:rPrChange>
        </w:rPr>
      </w:pPr>
      <w:r w:rsidRPr="009D0038">
        <w:rPr>
          <w:rFonts w:ascii="Times New Roman" w:hAnsi="Times New Roman" w:cs="Times New Roman"/>
          <w:b/>
          <w:bCs/>
          <w:rPrChange w:id="190" w:author="Dave Weiss" w:date="2023-11-08T21:56:00Z">
            <w:rPr>
              <w:b/>
              <w:bCs/>
            </w:rPr>
          </w:rPrChange>
        </w:rPr>
        <w:t>Population Distribution Interval – Number</w:t>
      </w:r>
      <w:del w:id="191" w:author="Dave Weiss" w:date="2023-11-08T22:04:00Z">
        <w:r w:rsidRPr="009D0038" w:rsidDel="00340828">
          <w:rPr>
            <w:rFonts w:ascii="Times New Roman" w:hAnsi="Times New Roman" w:cs="Times New Roman"/>
            <w:b/>
            <w:bCs/>
            <w:rPrChange w:id="192" w:author="Dave Weiss" w:date="2023-11-08T21:56:00Z">
              <w:rPr>
                <w:b/>
                <w:bCs/>
              </w:rPr>
            </w:rPrChange>
          </w:rPr>
          <w:delText xml:space="preserve"> </w:delText>
        </w:r>
      </w:del>
      <w:ins w:id="193" w:author="Dave Weiss" w:date="2023-11-08T22:04:00Z">
        <w:r w:rsidR="00340828">
          <w:rPr>
            <w:rFonts w:ascii="Times New Roman" w:hAnsi="Times New Roman" w:cs="Times New Roman"/>
            <w:b/>
            <w:bCs/>
          </w:rPr>
          <w:t>=</w:t>
        </w:r>
      </w:ins>
      <w:r w:rsidRPr="009D0038">
        <w:rPr>
          <w:rFonts w:ascii="Times New Roman" w:hAnsi="Times New Roman" w:cs="Times New Roman"/>
          <w:b/>
          <w:bCs/>
          <w:rPrChange w:id="194" w:author="Dave Weiss" w:date="2023-11-08T21:56:00Z">
            <w:rPr>
              <w:b/>
              <w:bCs/>
            </w:rPr>
          </w:rPrChange>
        </w:rPr>
        <w:t xml:space="preserve">Correct </w:t>
      </w:r>
      <w:del w:id="195" w:author="Dave Weiss" w:date="2023-11-08T22:01:00Z">
        <w:r w:rsidRPr="009D0038" w:rsidDel="009D0038">
          <w:rPr>
            <w:rFonts w:ascii="Times New Roman" w:hAnsi="Times New Roman" w:cs="Times New Roman"/>
            <w:b/>
            <w:bCs/>
            <w:rPrChange w:id="196" w:author="Dave Weiss" w:date="2023-11-08T21:56:00Z">
              <w:rPr>
                <w:b/>
                <w:bCs/>
              </w:rPr>
            </w:rPrChange>
          </w:rPr>
          <w:delText>based</w:delText>
        </w:r>
      </w:del>
      <w:ins w:id="197" w:author="Dave Weiss" w:date="2023-11-08T22:01:00Z">
        <w:r w:rsidR="009D0038">
          <w:rPr>
            <w:rFonts w:ascii="Times New Roman" w:hAnsi="Times New Roman" w:cs="Times New Roman"/>
            <w:b/>
            <w:bCs/>
          </w:rPr>
          <w:t>Based</w:t>
        </w:r>
      </w:ins>
      <w:r w:rsidRPr="009D0038">
        <w:rPr>
          <w:rFonts w:ascii="Times New Roman" w:hAnsi="Times New Roman" w:cs="Times New Roman"/>
          <w:b/>
          <w:bCs/>
          <w:rPrChange w:id="198" w:author="Dave Weiss" w:date="2023-11-08T21:56:00Z">
            <w:rPr>
              <w:b/>
              <w:bCs/>
            </w:rPr>
          </w:rPrChange>
        </w:rPr>
        <w:t xml:space="preserve"> Routing, 1-3-3 Design</w:t>
      </w:r>
    </w:p>
    <w:p w14:paraId="265E99B9" w14:textId="77777777" w:rsidR="00592C99" w:rsidRPr="00FD2B54" w:rsidRDefault="00592C99" w:rsidP="00592C99">
      <w:pPr>
        <w:pStyle w:val="ListParagraph"/>
        <w:ind w:left="1080"/>
        <w:rPr>
          <w:b/>
          <w:bCs/>
        </w:rPr>
      </w:pPr>
      <w:r>
        <w:rPr>
          <w:b/>
          <w:bCs/>
          <w:noProof/>
          <w:lang w:eastAsia="en-US"/>
        </w:rPr>
        <w:lastRenderedPageBreak/>
        <w:drawing>
          <wp:inline distT="0" distB="0" distL="0" distR="0" wp14:anchorId="79CACEA1" wp14:editId="7BF09309">
            <wp:extent cx="8030817" cy="5353878"/>
            <wp:effectExtent l="0" t="0" r="0" b="5715"/>
            <wp:docPr id="139592059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920592" name="Picture 5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30817" cy="5353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C02CF" w14:textId="1114FF05" w:rsidR="00592C99" w:rsidRPr="009D0038" w:rsidRDefault="00592C99" w:rsidP="00592C99">
      <w:pPr>
        <w:pStyle w:val="ListParagraph"/>
        <w:numPr>
          <w:ilvl w:val="0"/>
          <w:numId w:val="40"/>
        </w:numPr>
        <w:rPr>
          <w:rFonts w:ascii="Times New Roman" w:hAnsi="Times New Roman" w:cs="Times New Roman"/>
          <w:b/>
          <w:bCs/>
          <w:rPrChange w:id="199" w:author="Dave Weiss" w:date="2023-11-08T21:57:00Z">
            <w:rPr>
              <w:b/>
              <w:bCs/>
            </w:rPr>
          </w:rPrChange>
        </w:rPr>
      </w:pPr>
      <w:r w:rsidRPr="009D0038">
        <w:rPr>
          <w:rFonts w:ascii="Times New Roman" w:hAnsi="Times New Roman" w:cs="Times New Roman"/>
          <w:b/>
          <w:bCs/>
          <w:rPrChange w:id="200" w:author="Dave Weiss" w:date="2023-11-08T21:57:00Z">
            <w:rPr>
              <w:b/>
              <w:bCs/>
            </w:rPr>
          </w:rPrChange>
        </w:rPr>
        <w:t>Population Distribution Interval – Number</w:t>
      </w:r>
      <w:del w:id="201" w:author="Dave Weiss" w:date="2023-11-08T22:04:00Z">
        <w:r w:rsidRPr="009D0038" w:rsidDel="00340828">
          <w:rPr>
            <w:rFonts w:ascii="Times New Roman" w:hAnsi="Times New Roman" w:cs="Times New Roman"/>
            <w:b/>
            <w:bCs/>
            <w:rPrChange w:id="202" w:author="Dave Weiss" w:date="2023-11-08T21:57:00Z">
              <w:rPr>
                <w:b/>
                <w:bCs/>
              </w:rPr>
            </w:rPrChange>
          </w:rPr>
          <w:delText xml:space="preserve"> </w:delText>
        </w:r>
      </w:del>
      <w:ins w:id="203" w:author="Dave Weiss" w:date="2023-11-08T22:04:00Z">
        <w:r w:rsidR="00340828">
          <w:rPr>
            <w:rFonts w:ascii="Times New Roman" w:hAnsi="Times New Roman" w:cs="Times New Roman"/>
            <w:b/>
            <w:bCs/>
          </w:rPr>
          <w:t>=</w:t>
        </w:r>
      </w:ins>
      <w:r w:rsidRPr="009D0038">
        <w:rPr>
          <w:rFonts w:ascii="Times New Roman" w:hAnsi="Times New Roman" w:cs="Times New Roman"/>
          <w:b/>
          <w:bCs/>
          <w:rPrChange w:id="204" w:author="Dave Weiss" w:date="2023-11-08T21:57:00Z">
            <w:rPr>
              <w:b/>
              <w:bCs/>
            </w:rPr>
          </w:rPrChange>
        </w:rPr>
        <w:t xml:space="preserve">Correct </w:t>
      </w:r>
      <w:del w:id="205" w:author="Dave Weiss" w:date="2023-11-08T22:01:00Z">
        <w:r w:rsidRPr="009D0038" w:rsidDel="009D0038">
          <w:rPr>
            <w:rFonts w:ascii="Times New Roman" w:hAnsi="Times New Roman" w:cs="Times New Roman"/>
            <w:b/>
            <w:bCs/>
            <w:rPrChange w:id="206" w:author="Dave Weiss" w:date="2023-11-08T21:57:00Z">
              <w:rPr>
                <w:b/>
                <w:bCs/>
              </w:rPr>
            </w:rPrChange>
          </w:rPr>
          <w:delText>based</w:delText>
        </w:r>
      </w:del>
      <w:ins w:id="207" w:author="Dave Weiss" w:date="2023-11-08T22:01:00Z">
        <w:r w:rsidR="009D0038">
          <w:rPr>
            <w:rFonts w:ascii="Times New Roman" w:hAnsi="Times New Roman" w:cs="Times New Roman"/>
            <w:b/>
            <w:bCs/>
          </w:rPr>
          <w:t>Based</w:t>
        </w:r>
      </w:ins>
      <w:r w:rsidRPr="009D0038">
        <w:rPr>
          <w:rFonts w:ascii="Times New Roman" w:hAnsi="Times New Roman" w:cs="Times New Roman"/>
          <w:b/>
          <w:bCs/>
          <w:rPrChange w:id="208" w:author="Dave Weiss" w:date="2023-11-08T21:57:00Z">
            <w:rPr>
              <w:b/>
              <w:bCs/>
            </w:rPr>
          </w:rPrChange>
        </w:rPr>
        <w:t xml:space="preserve"> Routing, 1-3-</w:t>
      </w:r>
      <w:ins w:id="209" w:author="Robert S Chapman" w:date="2023-11-17T09:24:00Z">
        <w:r w:rsidR="00EE5584">
          <w:rPr>
            <w:rFonts w:ascii="Times New Roman" w:hAnsi="Times New Roman" w:cs="Times New Roman"/>
            <w:b/>
            <w:bCs/>
          </w:rPr>
          <w:t>4</w:t>
        </w:r>
      </w:ins>
      <w:del w:id="210" w:author="Robert S Chapman" w:date="2023-11-17T09:24:00Z">
        <w:r w:rsidRPr="009D0038" w:rsidDel="00EE5584">
          <w:rPr>
            <w:rFonts w:ascii="Times New Roman" w:hAnsi="Times New Roman" w:cs="Times New Roman"/>
            <w:b/>
            <w:bCs/>
            <w:rPrChange w:id="211" w:author="Dave Weiss" w:date="2023-11-08T21:57:00Z">
              <w:rPr>
                <w:b/>
                <w:bCs/>
              </w:rPr>
            </w:rPrChange>
          </w:rPr>
          <w:delText>3</w:delText>
        </w:r>
      </w:del>
      <w:r w:rsidRPr="009D0038">
        <w:rPr>
          <w:rFonts w:ascii="Times New Roman" w:hAnsi="Times New Roman" w:cs="Times New Roman"/>
          <w:b/>
          <w:bCs/>
          <w:rPrChange w:id="212" w:author="Dave Weiss" w:date="2023-11-08T21:57:00Z">
            <w:rPr>
              <w:b/>
              <w:bCs/>
            </w:rPr>
          </w:rPrChange>
        </w:rPr>
        <w:t xml:space="preserve"> Design</w:t>
      </w:r>
    </w:p>
    <w:p w14:paraId="1744864F" w14:textId="77777777" w:rsidR="00592C99" w:rsidRDefault="00592C99" w:rsidP="00592C99">
      <w:pPr>
        <w:pStyle w:val="ListParagraph"/>
        <w:ind w:left="1080"/>
        <w:rPr>
          <w:b/>
          <w:bCs/>
        </w:rPr>
      </w:pPr>
      <w:r>
        <w:rPr>
          <w:b/>
          <w:bCs/>
          <w:noProof/>
          <w:lang w:eastAsia="en-US"/>
        </w:rPr>
        <w:lastRenderedPageBreak/>
        <w:drawing>
          <wp:inline distT="0" distB="0" distL="0" distR="0" wp14:anchorId="03883A93" wp14:editId="52D5807C">
            <wp:extent cx="7620000" cy="5080000"/>
            <wp:effectExtent l="0" t="0" r="0" b="0"/>
            <wp:docPr id="27810672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106725" name="Picture 6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146A3" w14:textId="77777777" w:rsidR="00592C99" w:rsidRDefault="00592C99" w:rsidP="00592C99">
      <w:pPr>
        <w:pStyle w:val="ListParagraph"/>
        <w:ind w:left="1080"/>
        <w:rPr>
          <w:b/>
          <w:bCs/>
        </w:rPr>
      </w:pPr>
    </w:p>
    <w:p w14:paraId="6F5FAF0F" w14:textId="0ADA506E" w:rsidR="00E273B3" w:rsidRDefault="00E273B3">
      <w:pPr>
        <w:spacing w:after="160" w:line="259" w:lineRule="auto"/>
        <w:rPr>
          <w:ins w:id="213" w:author="Dave Weiss [2]" w:date="2023-11-08T12:46:00Z"/>
          <w:b/>
        </w:rPr>
      </w:pPr>
      <w:ins w:id="214" w:author="Dave Weiss [2]" w:date="2023-11-08T12:46:00Z">
        <w:r>
          <w:rPr>
            <w:b/>
          </w:rPr>
          <w:br w:type="page"/>
        </w:r>
      </w:ins>
    </w:p>
    <w:p w14:paraId="744C5011" w14:textId="77777777" w:rsidR="00592C99" w:rsidRDefault="00592C99" w:rsidP="00592C99">
      <w:pPr>
        <w:rPr>
          <w:b/>
        </w:rPr>
      </w:pPr>
    </w:p>
    <w:p w14:paraId="44CBB61B" w14:textId="7D42544D" w:rsidR="00592C99" w:rsidRDefault="00592C99" w:rsidP="00592C99">
      <w:pPr>
        <w:widowControl w:val="0"/>
        <w:jc w:val="center"/>
        <w:rPr>
          <w:b/>
          <w:i/>
        </w:rPr>
      </w:pPr>
      <w:r w:rsidRPr="0035771F">
        <w:rPr>
          <w:b/>
        </w:rPr>
        <w:t>F</w:t>
      </w:r>
      <w:r w:rsidRPr="00104DA5">
        <w:rPr>
          <w:b/>
        </w:rPr>
        <w:t xml:space="preserve">igure </w:t>
      </w:r>
      <w:del w:id="215" w:author="Dave Weiss [2]" w:date="2023-11-08T12:46:00Z">
        <w:r w:rsidDel="009A338D">
          <w:rPr>
            <w:b/>
          </w:rPr>
          <w:delText>5</w:delText>
        </w:r>
      </w:del>
      <w:ins w:id="216" w:author="Dave Weiss [2]" w:date="2023-11-08T12:46:00Z">
        <w:r w:rsidR="009A338D">
          <w:rPr>
            <w:b/>
          </w:rPr>
          <w:t>S-4</w:t>
        </w:r>
      </w:ins>
      <w:r w:rsidRPr="00F01C9D">
        <w:rPr>
          <w:b/>
        </w:rPr>
        <w:t>. Mean conditional bias</w:t>
      </w:r>
      <w:r>
        <w:rPr>
          <w:b/>
        </w:rPr>
        <w:t xml:space="preserve"> by number of routing errors</w:t>
      </w:r>
    </w:p>
    <w:p w14:paraId="5615F3C3" w14:textId="18FBE817" w:rsidR="00592C99" w:rsidRPr="009D0038" w:rsidRDefault="00592C99" w:rsidP="00592C99">
      <w:pPr>
        <w:pStyle w:val="ListParagraph"/>
        <w:numPr>
          <w:ilvl w:val="0"/>
          <w:numId w:val="41"/>
        </w:numPr>
        <w:rPr>
          <w:rFonts w:ascii="Times New Roman" w:hAnsi="Times New Roman" w:cs="Times New Roman"/>
          <w:b/>
          <w:rPrChange w:id="217" w:author="Dave Weiss" w:date="2023-11-08T21:57:00Z">
            <w:rPr>
              <w:b/>
            </w:rPr>
          </w:rPrChange>
        </w:rPr>
      </w:pPr>
      <w:r w:rsidRPr="009D0038">
        <w:rPr>
          <w:rFonts w:ascii="Times New Roman" w:hAnsi="Times New Roman" w:cs="Times New Roman"/>
          <w:b/>
          <w:bCs/>
          <w:rPrChange w:id="218" w:author="Dave Weiss" w:date="2023-11-08T21:57:00Z">
            <w:rPr>
              <w:b/>
              <w:bCs/>
            </w:rPr>
          </w:rPrChange>
        </w:rPr>
        <w:t>Maximum Information-</w:t>
      </w:r>
      <w:del w:id="219" w:author="Dave Weiss" w:date="2023-11-08T22:01:00Z">
        <w:r w:rsidRPr="009D0038" w:rsidDel="009D0038">
          <w:rPr>
            <w:rFonts w:ascii="Times New Roman" w:hAnsi="Times New Roman" w:cs="Times New Roman"/>
            <w:b/>
            <w:bCs/>
            <w:rPrChange w:id="220" w:author="Dave Weiss" w:date="2023-11-08T21:57:00Z">
              <w:rPr>
                <w:b/>
                <w:bCs/>
              </w:rPr>
            </w:rPrChange>
          </w:rPr>
          <w:delText>based</w:delText>
        </w:r>
      </w:del>
      <w:ins w:id="221" w:author="Dave Weiss" w:date="2023-11-08T22:01:00Z">
        <w:r w:rsidR="009D0038">
          <w:rPr>
            <w:rFonts w:ascii="Times New Roman" w:hAnsi="Times New Roman" w:cs="Times New Roman"/>
            <w:b/>
            <w:bCs/>
          </w:rPr>
          <w:t>Based</w:t>
        </w:r>
      </w:ins>
      <w:r w:rsidRPr="009D0038">
        <w:rPr>
          <w:rFonts w:ascii="Times New Roman" w:hAnsi="Times New Roman" w:cs="Times New Roman"/>
          <w:b/>
          <w:bCs/>
          <w:rPrChange w:id="222" w:author="Dave Weiss" w:date="2023-11-08T21:57:00Z">
            <w:rPr>
              <w:b/>
              <w:bCs/>
            </w:rPr>
          </w:rPrChange>
        </w:rPr>
        <w:t xml:space="preserve"> Routing, 1-3-3 Design</w:t>
      </w:r>
    </w:p>
    <w:p w14:paraId="23356465" w14:textId="77777777" w:rsidR="00592C99" w:rsidRPr="004D6A1F" w:rsidRDefault="00592C99" w:rsidP="00592C99">
      <w:pPr>
        <w:pStyle w:val="ListParagraph"/>
        <w:rPr>
          <w:b/>
        </w:rPr>
      </w:pPr>
      <w:r>
        <w:rPr>
          <w:b/>
          <w:noProof/>
          <w:lang w:eastAsia="en-US"/>
        </w:rPr>
        <w:drawing>
          <wp:inline distT="0" distB="0" distL="0" distR="0" wp14:anchorId="3F6E8B8C" wp14:editId="53D97C7B">
            <wp:extent cx="6990778" cy="4660519"/>
            <wp:effectExtent l="0" t="0" r="0" b="635"/>
            <wp:docPr id="1728194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1943" name="Picture 7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90778" cy="4660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94763" w14:textId="13036DFC" w:rsidR="00592C99" w:rsidRPr="009D0038" w:rsidRDefault="00592C99" w:rsidP="00592C99">
      <w:pPr>
        <w:pStyle w:val="ListParagraph"/>
        <w:numPr>
          <w:ilvl w:val="0"/>
          <w:numId w:val="41"/>
        </w:numPr>
        <w:rPr>
          <w:rFonts w:ascii="Times New Roman" w:hAnsi="Times New Roman" w:cs="Times New Roman"/>
          <w:b/>
          <w:rPrChange w:id="223" w:author="Dave Weiss" w:date="2023-11-08T21:57:00Z">
            <w:rPr>
              <w:b/>
            </w:rPr>
          </w:rPrChange>
        </w:rPr>
      </w:pPr>
      <w:r w:rsidRPr="009D0038">
        <w:rPr>
          <w:rFonts w:ascii="Times New Roman" w:hAnsi="Times New Roman" w:cs="Times New Roman"/>
          <w:b/>
          <w:bCs/>
          <w:rPrChange w:id="224" w:author="Dave Weiss" w:date="2023-11-08T21:57:00Z">
            <w:rPr>
              <w:b/>
              <w:bCs/>
            </w:rPr>
          </w:rPrChange>
        </w:rPr>
        <w:t>Maximum Information-</w:t>
      </w:r>
      <w:del w:id="225" w:author="Dave Weiss" w:date="2023-11-08T22:01:00Z">
        <w:r w:rsidRPr="009D0038" w:rsidDel="009D0038">
          <w:rPr>
            <w:rFonts w:ascii="Times New Roman" w:hAnsi="Times New Roman" w:cs="Times New Roman"/>
            <w:b/>
            <w:bCs/>
            <w:rPrChange w:id="226" w:author="Dave Weiss" w:date="2023-11-08T21:57:00Z">
              <w:rPr>
                <w:b/>
                <w:bCs/>
              </w:rPr>
            </w:rPrChange>
          </w:rPr>
          <w:delText>based</w:delText>
        </w:r>
      </w:del>
      <w:ins w:id="227" w:author="Dave Weiss" w:date="2023-11-08T22:01:00Z">
        <w:r w:rsidR="009D0038">
          <w:rPr>
            <w:rFonts w:ascii="Times New Roman" w:hAnsi="Times New Roman" w:cs="Times New Roman"/>
            <w:b/>
            <w:bCs/>
          </w:rPr>
          <w:t>Based</w:t>
        </w:r>
      </w:ins>
      <w:r w:rsidRPr="009D0038">
        <w:rPr>
          <w:rFonts w:ascii="Times New Roman" w:hAnsi="Times New Roman" w:cs="Times New Roman"/>
          <w:b/>
          <w:bCs/>
          <w:rPrChange w:id="228" w:author="Dave Weiss" w:date="2023-11-08T21:57:00Z">
            <w:rPr>
              <w:b/>
              <w:bCs/>
            </w:rPr>
          </w:rPrChange>
        </w:rPr>
        <w:t xml:space="preserve"> Routing, 1-3-4 Design</w:t>
      </w:r>
    </w:p>
    <w:p w14:paraId="461492DB" w14:textId="77777777" w:rsidR="00592C99" w:rsidRDefault="00592C99" w:rsidP="00592C99">
      <w:pPr>
        <w:pStyle w:val="ListParagraph"/>
        <w:rPr>
          <w:b/>
        </w:rPr>
      </w:pPr>
      <w:r>
        <w:rPr>
          <w:b/>
          <w:noProof/>
          <w:lang w:eastAsia="en-US"/>
        </w:rPr>
        <w:lastRenderedPageBreak/>
        <w:drawing>
          <wp:inline distT="0" distB="0" distL="0" distR="0" wp14:anchorId="1879AC8D" wp14:editId="083FD0DD">
            <wp:extent cx="7939086" cy="5292724"/>
            <wp:effectExtent l="0" t="0" r="0" b="3810"/>
            <wp:docPr id="185144677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446779" name="Picture 8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39086" cy="5292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2B8FF" w14:textId="77777777" w:rsidR="00592C99" w:rsidRPr="004D6A1F" w:rsidRDefault="00592C99" w:rsidP="00592C99">
      <w:pPr>
        <w:pStyle w:val="ListParagraph"/>
        <w:rPr>
          <w:b/>
        </w:rPr>
      </w:pPr>
    </w:p>
    <w:p w14:paraId="668FD584" w14:textId="059F15CC" w:rsidR="00592C99" w:rsidRPr="009D0038" w:rsidRDefault="00592C99" w:rsidP="00592C99">
      <w:pPr>
        <w:pStyle w:val="ListParagraph"/>
        <w:numPr>
          <w:ilvl w:val="0"/>
          <w:numId w:val="41"/>
        </w:numPr>
        <w:rPr>
          <w:rFonts w:ascii="Times New Roman" w:hAnsi="Times New Roman" w:cs="Times New Roman"/>
          <w:b/>
          <w:bCs/>
          <w:rPrChange w:id="229" w:author="Dave Weiss" w:date="2023-11-08T21:57:00Z">
            <w:rPr>
              <w:b/>
              <w:bCs/>
            </w:rPr>
          </w:rPrChange>
        </w:rPr>
      </w:pPr>
      <w:r w:rsidRPr="009D0038">
        <w:rPr>
          <w:rFonts w:ascii="Times New Roman" w:hAnsi="Times New Roman" w:cs="Times New Roman"/>
          <w:b/>
          <w:bCs/>
          <w:rPrChange w:id="230" w:author="Dave Weiss" w:date="2023-11-08T21:57:00Z">
            <w:rPr>
              <w:b/>
              <w:bCs/>
            </w:rPr>
          </w:rPrChange>
        </w:rPr>
        <w:t xml:space="preserve">Population Distribution Interval – </w:t>
      </w:r>
      <w:ins w:id="231" w:author="Dave Weiss" w:date="2023-11-08T21:57:00Z">
        <w:r w:rsidR="009D0038" w:rsidRPr="009D0038">
          <w:rPr>
            <w:rFonts w:ascii="Times New Roman" w:hAnsi="Times New Roman" w:cs="Times New Roman"/>
            <w:b/>
            <w:bCs/>
          </w:rPr>
          <w:sym w:font="Symbol" w:char="F071"/>
        </w:r>
      </w:ins>
      <w:del w:id="232" w:author="Dave Weiss" w:date="2023-11-08T21:57:00Z">
        <w:r w:rsidRPr="009D0038" w:rsidDel="009D0038">
          <w:rPr>
            <w:rFonts w:ascii="Times New Roman" w:hAnsi="Times New Roman" w:cs="Times New Roman"/>
            <w:b/>
            <w:bCs/>
            <w:rPrChange w:id="233" w:author="Dave Weiss" w:date="2023-11-08T21:57:00Z">
              <w:rPr>
                <w:b/>
                <w:bCs/>
              </w:rPr>
            </w:rPrChange>
          </w:rPr>
          <w:delText>Theta</w:delText>
        </w:r>
      </w:del>
      <w:ins w:id="234" w:author="Dave Weiss" w:date="2023-11-08T21:57:00Z">
        <w:r w:rsidR="009D0038">
          <w:rPr>
            <w:rFonts w:ascii="Times New Roman" w:hAnsi="Times New Roman" w:cs="Times New Roman"/>
            <w:b/>
            <w:bCs/>
          </w:rPr>
          <w:t xml:space="preserve"> </w:t>
        </w:r>
      </w:ins>
      <w:r w:rsidRPr="009D0038">
        <w:rPr>
          <w:rFonts w:ascii="Times New Roman" w:hAnsi="Times New Roman" w:cs="Times New Roman"/>
          <w:b/>
          <w:bCs/>
          <w:rPrChange w:id="235" w:author="Dave Weiss" w:date="2023-11-08T21:57:00Z">
            <w:rPr>
              <w:b/>
              <w:bCs/>
            </w:rPr>
          </w:rPrChange>
        </w:rPr>
        <w:t xml:space="preserve"> </w:t>
      </w:r>
      <w:del w:id="236" w:author="Dave Weiss" w:date="2023-11-08T22:01:00Z">
        <w:r w:rsidRPr="009D0038" w:rsidDel="009D0038">
          <w:rPr>
            <w:rFonts w:ascii="Times New Roman" w:hAnsi="Times New Roman" w:cs="Times New Roman"/>
            <w:b/>
            <w:bCs/>
            <w:rPrChange w:id="237" w:author="Dave Weiss" w:date="2023-11-08T21:57:00Z">
              <w:rPr>
                <w:b/>
                <w:bCs/>
              </w:rPr>
            </w:rPrChange>
          </w:rPr>
          <w:delText>based</w:delText>
        </w:r>
      </w:del>
      <w:ins w:id="238" w:author="Dave Weiss" w:date="2023-11-08T22:01:00Z">
        <w:r w:rsidR="009D0038">
          <w:rPr>
            <w:rFonts w:ascii="Times New Roman" w:hAnsi="Times New Roman" w:cs="Times New Roman"/>
            <w:b/>
            <w:bCs/>
          </w:rPr>
          <w:t>Based</w:t>
        </w:r>
      </w:ins>
      <w:r w:rsidRPr="009D0038">
        <w:rPr>
          <w:rFonts w:ascii="Times New Roman" w:hAnsi="Times New Roman" w:cs="Times New Roman"/>
          <w:b/>
          <w:bCs/>
          <w:rPrChange w:id="239" w:author="Dave Weiss" w:date="2023-11-08T21:57:00Z">
            <w:rPr>
              <w:b/>
              <w:bCs/>
            </w:rPr>
          </w:rPrChange>
        </w:rPr>
        <w:t xml:space="preserve"> Routing, 1-3-3 Design</w:t>
      </w:r>
    </w:p>
    <w:p w14:paraId="36FF22B6" w14:textId="77777777" w:rsidR="00592C99" w:rsidRDefault="00592C99" w:rsidP="00592C99">
      <w:pPr>
        <w:pStyle w:val="ListParagraph"/>
        <w:rPr>
          <w:b/>
          <w:bCs/>
        </w:rPr>
      </w:pPr>
      <w:r>
        <w:rPr>
          <w:b/>
          <w:bCs/>
          <w:noProof/>
          <w:lang w:eastAsia="en-US"/>
        </w:rPr>
        <w:lastRenderedPageBreak/>
        <w:drawing>
          <wp:inline distT="0" distB="0" distL="0" distR="0" wp14:anchorId="5D002298" wp14:editId="716C9A4D">
            <wp:extent cx="8146111" cy="5430741"/>
            <wp:effectExtent l="0" t="0" r="0" b="5080"/>
            <wp:docPr id="98575477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754779" name="Picture 9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46111" cy="5430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38052" w14:textId="0C645B0D" w:rsidR="00592C99" w:rsidRPr="009D0038" w:rsidRDefault="00592C99" w:rsidP="00592C99">
      <w:pPr>
        <w:pStyle w:val="ListParagraph"/>
        <w:numPr>
          <w:ilvl w:val="0"/>
          <w:numId w:val="41"/>
        </w:numPr>
        <w:rPr>
          <w:rFonts w:ascii="Times New Roman" w:hAnsi="Times New Roman" w:cs="Times New Roman"/>
          <w:b/>
          <w:bCs/>
          <w:rPrChange w:id="240" w:author="Dave Weiss" w:date="2023-11-08T21:58:00Z">
            <w:rPr>
              <w:b/>
              <w:bCs/>
            </w:rPr>
          </w:rPrChange>
        </w:rPr>
      </w:pPr>
      <w:r w:rsidRPr="009D0038">
        <w:rPr>
          <w:rFonts w:ascii="Times New Roman" w:hAnsi="Times New Roman" w:cs="Times New Roman"/>
          <w:b/>
          <w:bCs/>
          <w:rPrChange w:id="241" w:author="Dave Weiss" w:date="2023-11-08T21:58:00Z">
            <w:rPr>
              <w:b/>
              <w:bCs/>
            </w:rPr>
          </w:rPrChange>
        </w:rPr>
        <w:t xml:space="preserve">Population Distribution Interval – </w:t>
      </w:r>
      <w:ins w:id="242" w:author="Dave Weiss" w:date="2023-11-08T22:03:00Z">
        <w:r w:rsidR="00340828" w:rsidRPr="00340828">
          <w:rPr>
            <w:rFonts w:ascii="Times New Roman" w:hAnsi="Times New Roman" w:cs="Times New Roman"/>
            <w:b/>
            <w:bCs/>
          </w:rPr>
          <w:sym w:font="Symbol" w:char="F071"/>
        </w:r>
      </w:ins>
      <w:del w:id="243" w:author="Dave Weiss" w:date="2023-11-08T22:03:00Z">
        <w:r w:rsidRPr="009D0038" w:rsidDel="00340828">
          <w:rPr>
            <w:rFonts w:ascii="Times New Roman" w:hAnsi="Times New Roman" w:cs="Times New Roman"/>
            <w:b/>
            <w:bCs/>
            <w:rPrChange w:id="244" w:author="Dave Weiss" w:date="2023-11-08T21:58:00Z">
              <w:rPr>
                <w:b/>
                <w:bCs/>
              </w:rPr>
            </w:rPrChange>
          </w:rPr>
          <w:delText>Theta</w:delText>
        </w:r>
      </w:del>
      <w:ins w:id="245" w:author="Dave Weiss" w:date="2023-11-08T22:03:00Z">
        <w:r w:rsidR="00340828">
          <w:rPr>
            <w:rFonts w:ascii="Times New Roman" w:hAnsi="Times New Roman" w:cs="Times New Roman"/>
            <w:b/>
            <w:bCs/>
          </w:rPr>
          <w:t xml:space="preserve"> </w:t>
        </w:r>
      </w:ins>
      <w:r w:rsidRPr="009D0038">
        <w:rPr>
          <w:rFonts w:ascii="Times New Roman" w:hAnsi="Times New Roman" w:cs="Times New Roman"/>
          <w:b/>
          <w:bCs/>
          <w:rPrChange w:id="246" w:author="Dave Weiss" w:date="2023-11-08T21:58:00Z">
            <w:rPr>
              <w:b/>
              <w:bCs/>
            </w:rPr>
          </w:rPrChange>
        </w:rPr>
        <w:t xml:space="preserve"> </w:t>
      </w:r>
      <w:del w:id="247" w:author="Dave Weiss" w:date="2023-11-08T22:01:00Z">
        <w:r w:rsidRPr="009D0038" w:rsidDel="009D0038">
          <w:rPr>
            <w:rFonts w:ascii="Times New Roman" w:hAnsi="Times New Roman" w:cs="Times New Roman"/>
            <w:b/>
            <w:bCs/>
            <w:rPrChange w:id="248" w:author="Dave Weiss" w:date="2023-11-08T21:58:00Z">
              <w:rPr>
                <w:b/>
                <w:bCs/>
              </w:rPr>
            </w:rPrChange>
          </w:rPr>
          <w:delText>based</w:delText>
        </w:r>
      </w:del>
      <w:ins w:id="249" w:author="Dave Weiss" w:date="2023-11-08T22:01:00Z">
        <w:r w:rsidR="009D0038">
          <w:rPr>
            <w:rFonts w:ascii="Times New Roman" w:hAnsi="Times New Roman" w:cs="Times New Roman"/>
            <w:b/>
            <w:bCs/>
          </w:rPr>
          <w:t>Based</w:t>
        </w:r>
      </w:ins>
      <w:r w:rsidRPr="009D0038">
        <w:rPr>
          <w:rFonts w:ascii="Times New Roman" w:hAnsi="Times New Roman" w:cs="Times New Roman"/>
          <w:b/>
          <w:bCs/>
          <w:rPrChange w:id="250" w:author="Dave Weiss" w:date="2023-11-08T21:58:00Z">
            <w:rPr>
              <w:b/>
              <w:bCs/>
            </w:rPr>
          </w:rPrChange>
        </w:rPr>
        <w:t xml:space="preserve"> Routing, 1-3-4 Design</w:t>
      </w:r>
    </w:p>
    <w:p w14:paraId="56BED2AF" w14:textId="77777777" w:rsidR="00592C99" w:rsidRDefault="00592C99" w:rsidP="00592C99">
      <w:pPr>
        <w:pStyle w:val="ListParagraph"/>
        <w:rPr>
          <w:b/>
          <w:bCs/>
        </w:rPr>
      </w:pPr>
      <w:r>
        <w:rPr>
          <w:b/>
          <w:bCs/>
          <w:noProof/>
          <w:lang w:eastAsia="en-US"/>
        </w:rPr>
        <w:lastRenderedPageBreak/>
        <w:drawing>
          <wp:inline distT="0" distB="0" distL="0" distR="0" wp14:anchorId="3CD0837C" wp14:editId="178529FA">
            <wp:extent cx="8335696" cy="5557131"/>
            <wp:effectExtent l="0" t="0" r="0" b="5715"/>
            <wp:docPr id="82119111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191116" name="Picture 10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35696" cy="5557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55804" w14:textId="10F3A830" w:rsidR="00592C99" w:rsidRPr="009D0038" w:rsidRDefault="00592C99" w:rsidP="00592C99">
      <w:pPr>
        <w:pStyle w:val="ListParagraph"/>
        <w:numPr>
          <w:ilvl w:val="0"/>
          <w:numId w:val="41"/>
        </w:numPr>
        <w:rPr>
          <w:rFonts w:ascii="Times New Roman" w:hAnsi="Times New Roman" w:cs="Times New Roman"/>
          <w:b/>
          <w:bCs/>
          <w:rPrChange w:id="251" w:author="Dave Weiss" w:date="2023-11-08T21:58:00Z">
            <w:rPr>
              <w:b/>
              <w:bCs/>
            </w:rPr>
          </w:rPrChange>
        </w:rPr>
      </w:pPr>
      <w:r w:rsidRPr="009D0038">
        <w:rPr>
          <w:rFonts w:ascii="Times New Roman" w:hAnsi="Times New Roman" w:cs="Times New Roman"/>
          <w:b/>
          <w:bCs/>
          <w:rPrChange w:id="252" w:author="Dave Weiss" w:date="2023-11-08T21:58:00Z">
            <w:rPr>
              <w:b/>
              <w:bCs/>
            </w:rPr>
          </w:rPrChange>
        </w:rPr>
        <w:t>Population Distribution Interval – Number</w:t>
      </w:r>
      <w:del w:id="253" w:author="Dave Weiss" w:date="2023-11-08T22:03:00Z">
        <w:r w:rsidRPr="009D0038" w:rsidDel="00340828">
          <w:rPr>
            <w:rFonts w:ascii="Times New Roman" w:hAnsi="Times New Roman" w:cs="Times New Roman"/>
            <w:b/>
            <w:bCs/>
            <w:rPrChange w:id="254" w:author="Dave Weiss" w:date="2023-11-08T21:58:00Z">
              <w:rPr>
                <w:b/>
                <w:bCs/>
              </w:rPr>
            </w:rPrChange>
          </w:rPr>
          <w:delText xml:space="preserve"> </w:delText>
        </w:r>
      </w:del>
      <w:ins w:id="255" w:author="Dave Weiss" w:date="2023-11-08T22:03:00Z">
        <w:r w:rsidR="00340828">
          <w:rPr>
            <w:rFonts w:ascii="Times New Roman" w:hAnsi="Times New Roman" w:cs="Times New Roman"/>
            <w:b/>
            <w:bCs/>
          </w:rPr>
          <w:t>-</w:t>
        </w:r>
      </w:ins>
      <w:del w:id="256" w:author="Dave Weiss" w:date="2023-11-08T22:03:00Z">
        <w:r w:rsidRPr="009D0038" w:rsidDel="00340828">
          <w:rPr>
            <w:rFonts w:ascii="Times New Roman" w:hAnsi="Times New Roman" w:cs="Times New Roman"/>
            <w:b/>
            <w:bCs/>
            <w:rPrChange w:id="257" w:author="Dave Weiss" w:date="2023-11-08T21:58:00Z">
              <w:rPr>
                <w:b/>
                <w:bCs/>
              </w:rPr>
            </w:rPrChange>
          </w:rPr>
          <w:delText>c</w:delText>
        </w:r>
      </w:del>
      <w:ins w:id="258" w:author="Dave Weiss" w:date="2023-11-08T22:03:00Z">
        <w:r w:rsidR="00340828">
          <w:rPr>
            <w:rFonts w:ascii="Times New Roman" w:hAnsi="Times New Roman" w:cs="Times New Roman"/>
            <w:b/>
            <w:bCs/>
          </w:rPr>
          <w:t>C</w:t>
        </w:r>
      </w:ins>
      <w:r w:rsidRPr="009D0038">
        <w:rPr>
          <w:rFonts w:ascii="Times New Roman" w:hAnsi="Times New Roman" w:cs="Times New Roman"/>
          <w:b/>
          <w:bCs/>
          <w:rPrChange w:id="259" w:author="Dave Weiss" w:date="2023-11-08T21:58:00Z">
            <w:rPr>
              <w:b/>
              <w:bCs/>
            </w:rPr>
          </w:rPrChange>
        </w:rPr>
        <w:t xml:space="preserve">orrect </w:t>
      </w:r>
      <w:del w:id="260" w:author="Dave Weiss" w:date="2023-11-08T22:01:00Z">
        <w:r w:rsidRPr="009D0038" w:rsidDel="009D0038">
          <w:rPr>
            <w:rFonts w:ascii="Times New Roman" w:hAnsi="Times New Roman" w:cs="Times New Roman"/>
            <w:b/>
            <w:bCs/>
            <w:rPrChange w:id="261" w:author="Dave Weiss" w:date="2023-11-08T21:58:00Z">
              <w:rPr>
                <w:b/>
                <w:bCs/>
              </w:rPr>
            </w:rPrChange>
          </w:rPr>
          <w:delText>based</w:delText>
        </w:r>
      </w:del>
      <w:ins w:id="262" w:author="Dave Weiss" w:date="2023-11-08T22:01:00Z">
        <w:r w:rsidR="009D0038">
          <w:rPr>
            <w:rFonts w:ascii="Times New Roman" w:hAnsi="Times New Roman" w:cs="Times New Roman"/>
            <w:b/>
            <w:bCs/>
          </w:rPr>
          <w:t>Based</w:t>
        </w:r>
      </w:ins>
      <w:r w:rsidRPr="009D0038">
        <w:rPr>
          <w:rFonts w:ascii="Times New Roman" w:hAnsi="Times New Roman" w:cs="Times New Roman"/>
          <w:b/>
          <w:bCs/>
          <w:rPrChange w:id="263" w:author="Dave Weiss" w:date="2023-11-08T21:58:00Z">
            <w:rPr>
              <w:b/>
              <w:bCs/>
            </w:rPr>
          </w:rPrChange>
        </w:rPr>
        <w:t xml:space="preserve"> Routing, 1-3-3 Design</w:t>
      </w:r>
    </w:p>
    <w:p w14:paraId="6F2E867D" w14:textId="77777777" w:rsidR="00592C99" w:rsidRDefault="00592C99" w:rsidP="00592C99">
      <w:pPr>
        <w:pStyle w:val="ListParagraph"/>
        <w:rPr>
          <w:b/>
          <w:bCs/>
        </w:rPr>
      </w:pPr>
      <w:r>
        <w:rPr>
          <w:b/>
          <w:bCs/>
          <w:noProof/>
          <w:lang w:eastAsia="en-US"/>
        </w:rPr>
        <w:lastRenderedPageBreak/>
        <w:drawing>
          <wp:inline distT="0" distB="0" distL="0" distR="0" wp14:anchorId="0C19B5A0" wp14:editId="24DD1481">
            <wp:extent cx="7974141" cy="5316094"/>
            <wp:effectExtent l="0" t="0" r="1905" b="5715"/>
            <wp:docPr id="80432922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329221" name="Picture 11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74141" cy="5316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A5F1F" w14:textId="020652FC" w:rsidR="00592C99" w:rsidRPr="009D0038" w:rsidRDefault="00592C99" w:rsidP="00592C99">
      <w:pPr>
        <w:pStyle w:val="ListParagraph"/>
        <w:numPr>
          <w:ilvl w:val="0"/>
          <w:numId w:val="41"/>
        </w:numPr>
        <w:rPr>
          <w:rFonts w:ascii="Times New Roman" w:hAnsi="Times New Roman" w:cs="Times New Roman"/>
          <w:b/>
          <w:rPrChange w:id="264" w:author="Dave Weiss" w:date="2023-11-08T21:58:00Z">
            <w:rPr>
              <w:b/>
            </w:rPr>
          </w:rPrChange>
        </w:rPr>
      </w:pPr>
      <w:r w:rsidRPr="009D0038">
        <w:rPr>
          <w:rFonts w:ascii="Times New Roman" w:hAnsi="Times New Roman" w:cs="Times New Roman"/>
          <w:b/>
          <w:bCs/>
          <w:rPrChange w:id="265" w:author="Dave Weiss" w:date="2023-11-08T21:58:00Z">
            <w:rPr>
              <w:b/>
              <w:bCs/>
            </w:rPr>
          </w:rPrChange>
        </w:rPr>
        <w:t>Population Distribution Interval – Number</w:t>
      </w:r>
      <w:del w:id="266" w:author="Dave Weiss" w:date="2023-11-08T22:03:00Z">
        <w:r w:rsidRPr="009D0038" w:rsidDel="00340828">
          <w:rPr>
            <w:rFonts w:ascii="Times New Roman" w:hAnsi="Times New Roman" w:cs="Times New Roman"/>
            <w:b/>
            <w:bCs/>
            <w:rPrChange w:id="267" w:author="Dave Weiss" w:date="2023-11-08T21:58:00Z">
              <w:rPr>
                <w:b/>
                <w:bCs/>
              </w:rPr>
            </w:rPrChange>
          </w:rPr>
          <w:delText xml:space="preserve"> </w:delText>
        </w:r>
      </w:del>
      <w:ins w:id="268" w:author="Dave Weiss" w:date="2023-11-08T22:03:00Z">
        <w:r w:rsidR="00340828">
          <w:rPr>
            <w:rFonts w:ascii="Times New Roman" w:hAnsi="Times New Roman" w:cs="Times New Roman"/>
            <w:b/>
            <w:bCs/>
          </w:rPr>
          <w:t>-</w:t>
        </w:r>
      </w:ins>
      <w:del w:id="269" w:author="Dave Weiss" w:date="2023-11-08T22:03:00Z">
        <w:r w:rsidRPr="009D0038" w:rsidDel="00340828">
          <w:rPr>
            <w:rFonts w:ascii="Times New Roman" w:hAnsi="Times New Roman" w:cs="Times New Roman"/>
            <w:b/>
            <w:bCs/>
            <w:rPrChange w:id="270" w:author="Dave Weiss" w:date="2023-11-08T21:58:00Z">
              <w:rPr>
                <w:b/>
                <w:bCs/>
              </w:rPr>
            </w:rPrChange>
          </w:rPr>
          <w:delText xml:space="preserve">correct </w:delText>
        </w:r>
      </w:del>
      <w:ins w:id="271" w:author="Dave Weiss" w:date="2023-11-08T22:03:00Z">
        <w:r w:rsidR="00340828">
          <w:rPr>
            <w:rFonts w:ascii="Times New Roman" w:hAnsi="Times New Roman" w:cs="Times New Roman"/>
            <w:b/>
            <w:bCs/>
          </w:rPr>
          <w:t>C</w:t>
        </w:r>
        <w:r w:rsidR="00340828" w:rsidRPr="009D0038">
          <w:rPr>
            <w:rFonts w:ascii="Times New Roman" w:hAnsi="Times New Roman" w:cs="Times New Roman"/>
            <w:b/>
            <w:bCs/>
            <w:rPrChange w:id="272" w:author="Dave Weiss" w:date="2023-11-08T21:58:00Z">
              <w:rPr>
                <w:b/>
                <w:bCs/>
              </w:rPr>
            </w:rPrChange>
          </w:rPr>
          <w:t xml:space="preserve">orrect </w:t>
        </w:r>
      </w:ins>
      <w:del w:id="273" w:author="Dave Weiss" w:date="2023-11-08T22:01:00Z">
        <w:r w:rsidRPr="009D0038" w:rsidDel="009D0038">
          <w:rPr>
            <w:rFonts w:ascii="Times New Roman" w:hAnsi="Times New Roman" w:cs="Times New Roman"/>
            <w:b/>
            <w:bCs/>
            <w:rPrChange w:id="274" w:author="Dave Weiss" w:date="2023-11-08T21:58:00Z">
              <w:rPr>
                <w:b/>
                <w:bCs/>
              </w:rPr>
            </w:rPrChange>
          </w:rPr>
          <w:delText>based</w:delText>
        </w:r>
      </w:del>
      <w:ins w:id="275" w:author="Dave Weiss" w:date="2023-11-08T22:01:00Z">
        <w:r w:rsidR="009D0038">
          <w:rPr>
            <w:rFonts w:ascii="Times New Roman" w:hAnsi="Times New Roman" w:cs="Times New Roman"/>
            <w:b/>
            <w:bCs/>
          </w:rPr>
          <w:t>Based</w:t>
        </w:r>
      </w:ins>
      <w:r w:rsidRPr="009D0038">
        <w:rPr>
          <w:rFonts w:ascii="Times New Roman" w:hAnsi="Times New Roman" w:cs="Times New Roman"/>
          <w:b/>
          <w:bCs/>
          <w:rPrChange w:id="276" w:author="Dave Weiss" w:date="2023-11-08T21:58:00Z">
            <w:rPr>
              <w:b/>
              <w:bCs/>
            </w:rPr>
          </w:rPrChange>
        </w:rPr>
        <w:t xml:space="preserve"> Routing, 1-3-4 Design</w:t>
      </w:r>
    </w:p>
    <w:p w14:paraId="48500FE3" w14:textId="77777777" w:rsidR="00592C99" w:rsidRDefault="00592C99" w:rsidP="00592C99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6F119A52" wp14:editId="2FB2D855">
            <wp:extent cx="7807809" cy="5205206"/>
            <wp:effectExtent l="0" t="0" r="3175" b="1905"/>
            <wp:docPr id="149568212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682125" name="Picture 12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07809" cy="5205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E5952" w14:textId="77777777" w:rsidR="00592C99" w:rsidRPr="004D6A1F" w:rsidRDefault="00592C99" w:rsidP="00592C99">
      <w:pPr>
        <w:rPr>
          <w:b/>
        </w:rPr>
      </w:pPr>
    </w:p>
    <w:p w14:paraId="3EF6203E" w14:textId="2AF8B608" w:rsidR="00F962F2" w:rsidRDefault="00F962F2">
      <w:pPr>
        <w:spacing w:after="160" w:line="259" w:lineRule="auto"/>
      </w:pPr>
      <w:r>
        <w:br w:type="page"/>
      </w:r>
    </w:p>
    <w:p w14:paraId="258C2E4B" w14:textId="46F468B8" w:rsidR="00F962F2" w:rsidRDefault="00F962F2" w:rsidP="00F962F2">
      <w:pPr>
        <w:widowControl w:val="0"/>
        <w:jc w:val="center"/>
        <w:rPr>
          <w:b/>
          <w:i/>
        </w:rPr>
      </w:pPr>
      <w:r w:rsidRPr="0035771F">
        <w:rPr>
          <w:b/>
        </w:rPr>
        <w:lastRenderedPageBreak/>
        <w:t>F</w:t>
      </w:r>
      <w:r w:rsidRPr="00104DA5">
        <w:rPr>
          <w:b/>
        </w:rPr>
        <w:t>igure</w:t>
      </w:r>
      <w:del w:id="277" w:author="Dave Weiss [2]" w:date="2023-11-08T12:50:00Z">
        <w:r w:rsidRPr="00104DA5" w:rsidDel="00130ADC">
          <w:rPr>
            <w:b/>
          </w:rPr>
          <w:delText xml:space="preserve"> </w:delText>
        </w:r>
        <w:r w:rsidDel="00130ADC">
          <w:rPr>
            <w:b/>
          </w:rPr>
          <w:delText>6</w:delText>
        </w:r>
      </w:del>
      <w:ins w:id="278" w:author="Dave Weiss [2]" w:date="2023-11-08T12:50:00Z">
        <w:r w:rsidR="00130ADC">
          <w:rPr>
            <w:b/>
          </w:rPr>
          <w:t>S-5</w:t>
        </w:r>
      </w:ins>
      <w:r w:rsidRPr="00F01C9D">
        <w:rPr>
          <w:b/>
        </w:rPr>
        <w:t xml:space="preserve">. </w:t>
      </w:r>
      <w:r>
        <w:rPr>
          <w:b/>
        </w:rPr>
        <w:t>C</w:t>
      </w:r>
      <w:r w:rsidRPr="00F01C9D">
        <w:rPr>
          <w:b/>
        </w:rPr>
        <w:t xml:space="preserve">onditional </w:t>
      </w:r>
      <w:r>
        <w:rPr>
          <w:b/>
        </w:rPr>
        <w:t>RMSE</w:t>
      </w:r>
      <w:r w:rsidRPr="00F01C9D">
        <w:rPr>
          <w:b/>
        </w:rPr>
        <w:t xml:space="preserve"> </w:t>
      </w:r>
      <w:r>
        <w:rPr>
          <w:b/>
        </w:rPr>
        <w:t>by number of routing errors</w:t>
      </w:r>
    </w:p>
    <w:p w14:paraId="0DD8ADEB" w14:textId="48C39515" w:rsidR="00F962F2" w:rsidRPr="009D0038" w:rsidRDefault="00F962F2" w:rsidP="00F962F2">
      <w:pPr>
        <w:pStyle w:val="ListParagraph"/>
        <w:widowControl w:val="0"/>
        <w:numPr>
          <w:ilvl w:val="0"/>
          <w:numId w:val="42"/>
        </w:numPr>
        <w:rPr>
          <w:rFonts w:ascii="Times New Roman" w:hAnsi="Times New Roman" w:cs="Times New Roman"/>
          <w:b/>
          <w:bCs/>
          <w:rPrChange w:id="279" w:author="Dave Weiss" w:date="2023-11-08T21:58:00Z">
            <w:rPr>
              <w:b/>
              <w:bCs/>
            </w:rPr>
          </w:rPrChange>
        </w:rPr>
      </w:pPr>
      <w:r w:rsidRPr="009D0038">
        <w:rPr>
          <w:rFonts w:ascii="Times New Roman" w:hAnsi="Times New Roman" w:cs="Times New Roman"/>
          <w:b/>
          <w:bCs/>
          <w:rPrChange w:id="280" w:author="Dave Weiss" w:date="2023-11-08T21:58:00Z">
            <w:rPr>
              <w:b/>
              <w:bCs/>
            </w:rPr>
          </w:rPrChange>
        </w:rPr>
        <w:t>Maximum Information-</w:t>
      </w:r>
      <w:del w:id="281" w:author="Dave Weiss" w:date="2023-11-08T22:01:00Z">
        <w:r w:rsidRPr="009D0038" w:rsidDel="009D0038">
          <w:rPr>
            <w:rFonts w:ascii="Times New Roman" w:hAnsi="Times New Roman" w:cs="Times New Roman"/>
            <w:b/>
            <w:bCs/>
            <w:rPrChange w:id="282" w:author="Dave Weiss" w:date="2023-11-08T21:58:00Z">
              <w:rPr>
                <w:b/>
                <w:bCs/>
              </w:rPr>
            </w:rPrChange>
          </w:rPr>
          <w:delText>based</w:delText>
        </w:r>
      </w:del>
      <w:ins w:id="283" w:author="Dave Weiss" w:date="2023-11-08T22:01:00Z">
        <w:r w:rsidR="009D0038">
          <w:rPr>
            <w:rFonts w:ascii="Times New Roman" w:hAnsi="Times New Roman" w:cs="Times New Roman"/>
            <w:b/>
            <w:bCs/>
          </w:rPr>
          <w:t>Based</w:t>
        </w:r>
      </w:ins>
      <w:r w:rsidRPr="009D0038">
        <w:rPr>
          <w:rFonts w:ascii="Times New Roman" w:hAnsi="Times New Roman" w:cs="Times New Roman"/>
          <w:b/>
          <w:bCs/>
          <w:rPrChange w:id="284" w:author="Dave Weiss" w:date="2023-11-08T21:58:00Z">
            <w:rPr>
              <w:b/>
              <w:bCs/>
            </w:rPr>
          </w:rPrChange>
        </w:rPr>
        <w:t xml:space="preserve"> Routing, 1-3-3 Design</w:t>
      </w:r>
    </w:p>
    <w:p w14:paraId="4C94CC77" w14:textId="77777777" w:rsidR="00F962F2" w:rsidRPr="000A213B" w:rsidRDefault="00F962F2" w:rsidP="00F962F2">
      <w:pPr>
        <w:pStyle w:val="ListParagraph"/>
        <w:widowControl w:val="0"/>
        <w:ind w:left="1080"/>
        <w:rPr>
          <w:b/>
          <w:bCs/>
        </w:rPr>
      </w:pPr>
      <w:r>
        <w:rPr>
          <w:b/>
          <w:bCs/>
          <w:noProof/>
          <w:lang w:eastAsia="en-US"/>
        </w:rPr>
        <w:drawing>
          <wp:inline distT="0" distB="0" distL="0" distR="0" wp14:anchorId="7CC8B9E5" wp14:editId="696B5472">
            <wp:extent cx="7620000" cy="5080000"/>
            <wp:effectExtent l="0" t="0" r="0" b="0"/>
            <wp:docPr id="158758404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584047" name="Picture 15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4BEA3" w14:textId="123B323B" w:rsidR="00F962F2" w:rsidRPr="009D0038" w:rsidRDefault="00F962F2" w:rsidP="00F962F2">
      <w:pPr>
        <w:pStyle w:val="ListParagraph"/>
        <w:widowControl w:val="0"/>
        <w:numPr>
          <w:ilvl w:val="0"/>
          <w:numId w:val="42"/>
        </w:numPr>
        <w:rPr>
          <w:rFonts w:ascii="Times New Roman" w:hAnsi="Times New Roman" w:cs="Times New Roman"/>
          <w:b/>
          <w:bCs/>
          <w:rPrChange w:id="285" w:author="Dave Weiss" w:date="2023-11-08T21:58:00Z">
            <w:rPr>
              <w:b/>
              <w:bCs/>
            </w:rPr>
          </w:rPrChange>
        </w:rPr>
      </w:pPr>
      <w:r w:rsidRPr="009D0038">
        <w:rPr>
          <w:rFonts w:ascii="Times New Roman" w:hAnsi="Times New Roman" w:cs="Times New Roman"/>
          <w:b/>
          <w:bCs/>
          <w:rPrChange w:id="286" w:author="Dave Weiss" w:date="2023-11-08T21:58:00Z">
            <w:rPr>
              <w:b/>
              <w:bCs/>
            </w:rPr>
          </w:rPrChange>
        </w:rPr>
        <w:t>Maximum Information-</w:t>
      </w:r>
      <w:del w:id="287" w:author="Dave Weiss" w:date="2023-11-08T22:01:00Z">
        <w:r w:rsidRPr="009D0038" w:rsidDel="009D0038">
          <w:rPr>
            <w:rFonts w:ascii="Times New Roman" w:hAnsi="Times New Roman" w:cs="Times New Roman"/>
            <w:b/>
            <w:bCs/>
            <w:rPrChange w:id="288" w:author="Dave Weiss" w:date="2023-11-08T21:58:00Z">
              <w:rPr>
                <w:b/>
                <w:bCs/>
              </w:rPr>
            </w:rPrChange>
          </w:rPr>
          <w:delText>based</w:delText>
        </w:r>
      </w:del>
      <w:ins w:id="289" w:author="Dave Weiss" w:date="2023-11-08T22:01:00Z">
        <w:r w:rsidR="009D0038">
          <w:rPr>
            <w:rFonts w:ascii="Times New Roman" w:hAnsi="Times New Roman" w:cs="Times New Roman"/>
            <w:b/>
            <w:bCs/>
          </w:rPr>
          <w:t>Based</w:t>
        </w:r>
      </w:ins>
      <w:r w:rsidRPr="009D0038">
        <w:rPr>
          <w:rFonts w:ascii="Times New Roman" w:hAnsi="Times New Roman" w:cs="Times New Roman"/>
          <w:b/>
          <w:bCs/>
          <w:rPrChange w:id="290" w:author="Dave Weiss" w:date="2023-11-08T21:58:00Z">
            <w:rPr>
              <w:b/>
              <w:bCs/>
            </w:rPr>
          </w:rPrChange>
        </w:rPr>
        <w:t xml:space="preserve"> Routing, 1-3-4 Design</w:t>
      </w:r>
    </w:p>
    <w:p w14:paraId="30C218AE" w14:textId="77777777" w:rsidR="00F962F2" w:rsidRPr="0069539C" w:rsidRDefault="00F962F2" w:rsidP="00F962F2">
      <w:pPr>
        <w:pStyle w:val="ListParagraph"/>
        <w:widowControl w:val="0"/>
        <w:ind w:left="1080"/>
        <w:rPr>
          <w:b/>
          <w:bCs/>
        </w:rPr>
      </w:pPr>
      <w:r>
        <w:rPr>
          <w:b/>
          <w:bCs/>
          <w:noProof/>
          <w:lang w:eastAsia="en-US"/>
        </w:rPr>
        <w:lastRenderedPageBreak/>
        <w:drawing>
          <wp:inline distT="0" distB="0" distL="0" distR="0" wp14:anchorId="31D14A67" wp14:editId="57D3AAA4">
            <wp:extent cx="7988505" cy="5325670"/>
            <wp:effectExtent l="0" t="0" r="0" b="0"/>
            <wp:docPr id="101443766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437667" name="Picture 3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88505" cy="532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99E29" w14:textId="229E99FE" w:rsidR="00F962F2" w:rsidRPr="009D0038" w:rsidRDefault="00F962F2" w:rsidP="00F962F2">
      <w:pPr>
        <w:pStyle w:val="ListParagraph"/>
        <w:widowControl w:val="0"/>
        <w:numPr>
          <w:ilvl w:val="0"/>
          <w:numId w:val="42"/>
        </w:numPr>
        <w:rPr>
          <w:rFonts w:ascii="Times New Roman" w:hAnsi="Times New Roman" w:cs="Times New Roman"/>
          <w:b/>
          <w:bCs/>
          <w:rPrChange w:id="291" w:author="Dave Weiss" w:date="2023-11-08T21:58:00Z">
            <w:rPr>
              <w:b/>
              <w:bCs/>
            </w:rPr>
          </w:rPrChange>
        </w:rPr>
      </w:pPr>
      <w:r w:rsidRPr="009D0038">
        <w:rPr>
          <w:rFonts w:ascii="Times New Roman" w:hAnsi="Times New Roman" w:cs="Times New Roman"/>
          <w:b/>
          <w:bCs/>
          <w:rPrChange w:id="292" w:author="Dave Weiss" w:date="2023-11-08T21:58:00Z">
            <w:rPr>
              <w:b/>
              <w:bCs/>
            </w:rPr>
          </w:rPrChange>
        </w:rPr>
        <w:t xml:space="preserve">Population Distribution Interval – </w:t>
      </w:r>
      <w:ins w:id="293" w:author="Dave Weiss" w:date="2023-11-08T22:02:00Z">
        <w:r w:rsidR="00340828" w:rsidRPr="00340828">
          <w:rPr>
            <w:rFonts w:ascii="Times New Roman" w:hAnsi="Times New Roman" w:cs="Times New Roman"/>
            <w:b/>
            <w:bCs/>
          </w:rPr>
          <w:sym w:font="Symbol" w:char="F071"/>
        </w:r>
      </w:ins>
      <w:del w:id="294" w:author="Dave Weiss" w:date="2023-11-08T22:02:00Z">
        <w:r w:rsidRPr="009D0038" w:rsidDel="00340828">
          <w:rPr>
            <w:rFonts w:ascii="Times New Roman" w:hAnsi="Times New Roman" w:cs="Times New Roman"/>
            <w:b/>
            <w:bCs/>
            <w:rPrChange w:id="295" w:author="Dave Weiss" w:date="2023-11-08T21:58:00Z">
              <w:rPr>
                <w:b/>
                <w:bCs/>
              </w:rPr>
            </w:rPrChange>
          </w:rPr>
          <w:delText>theta</w:delText>
        </w:r>
      </w:del>
      <w:ins w:id="296" w:author="Dave Weiss" w:date="2023-11-08T22:02:00Z">
        <w:r w:rsidR="00340828">
          <w:rPr>
            <w:rFonts w:ascii="Times New Roman" w:hAnsi="Times New Roman" w:cs="Times New Roman"/>
            <w:b/>
            <w:bCs/>
          </w:rPr>
          <w:t xml:space="preserve"> </w:t>
        </w:r>
      </w:ins>
      <w:r w:rsidRPr="009D0038">
        <w:rPr>
          <w:rFonts w:ascii="Times New Roman" w:hAnsi="Times New Roman" w:cs="Times New Roman"/>
          <w:b/>
          <w:bCs/>
          <w:rPrChange w:id="297" w:author="Dave Weiss" w:date="2023-11-08T21:58:00Z">
            <w:rPr>
              <w:b/>
              <w:bCs/>
            </w:rPr>
          </w:rPrChange>
        </w:rPr>
        <w:t xml:space="preserve"> </w:t>
      </w:r>
      <w:del w:id="298" w:author="Dave Weiss" w:date="2023-11-08T22:01:00Z">
        <w:r w:rsidRPr="009D0038" w:rsidDel="009D0038">
          <w:rPr>
            <w:rFonts w:ascii="Times New Roman" w:hAnsi="Times New Roman" w:cs="Times New Roman"/>
            <w:b/>
            <w:bCs/>
            <w:rPrChange w:id="299" w:author="Dave Weiss" w:date="2023-11-08T21:58:00Z">
              <w:rPr>
                <w:b/>
                <w:bCs/>
              </w:rPr>
            </w:rPrChange>
          </w:rPr>
          <w:delText>based</w:delText>
        </w:r>
      </w:del>
      <w:ins w:id="300" w:author="Dave Weiss" w:date="2023-11-08T22:01:00Z">
        <w:r w:rsidR="009D0038">
          <w:rPr>
            <w:rFonts w:ascii="Times New Roman" w:hAnsi="Times New Roman" w:cs="Times New Roman"/>
            <w:b/>
            <w:bCs/>
          </w:rPr>
          <w:t>Based</w:t>
        </w:r>
      </w:ins>
      <w:r w:rsidRPr="009D0038">
        <w:rPr>
          <w:rFonts w:ascii="Times New Roman" w:hAnsi="Times New Roman" w:cs="Times New Roman"/>
          <w:b/>
          <w:bCs/>
          <w:rPrChange w:id="301" w:author="Dave Weiss" w:date="2023-11-08T21:58:00Z">
            <w:rPr>
              <w:b/>
              <w:bCs/>
            </w:rPr>
          </w:rPrChange>
        </w:rPr>
        <w:t xml:space="preserve"> Routing, 1-3-3 Design</w:t>
      </w:r>
    </w:p>
    <w:p w14:paraId="3A75414B" w14:textId="77777777" w:rsidR="00F962F2" w:rsidRPr="0069539C" w:rsidRDefault="00F962F2" w:rsidP="00F962F2">
      <w:pPr>
        <w:pStyle w:val="ListParagraph"/>
        <w:widowControl w:val="0"/>
        <w:ind w:left="1080"/>
        <w:rPr>
          <w:b/>
          <w:bCs/>
        </w:rPr>
      </w:pPr>
      <w:r>
        <w:rPr>
          <w:b/>
          <w:bCs/>
          <w:noProof/>
          <w:lang w:eastAsia="en-US"/>
        </w:rPr>
        <w:lastRenderedPageBreak/>
        <w:drawing>
          <wp:inline distT="0" distB="0" distL="0" distR="0" wp14:anchorId="7D9B7AFB" wp14:editId="49AAA88B">
            <wp:extent cx="8242594" cy="5495063"/>
            <wp:effectExtent l="0" t="0" r="0" b="4445"/>
            <wp:docPr id="81928667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286673" name="Picture 4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42594" cy="5495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6AF24" w14:textId="15438DB3" w:rsidR="00F962F2" w:rsidRPr="009D0038" w:rsidRDefault="00F962F2" w:rsidP="00F962F2">
      <w:pPr>
        <w:pStyle w:val="ListParagraph"/>
        <w:numPr>
          <w:ilvl w:val="0"/>
          <w:numId w:val="42"/>
        </w:numPr>
        <w:rPr>
          <w:rFonts w:ascii="Times New Roman" w:hAnsi="Times New Roman" w:cs="Times New Roman"/>
          <w:b/>
          <w:rPrChange w:id="302" w:author="Dave Weiss" w:date="2023-11-08T21:59:00Z">
            <w:rPr>
              <w:b/>
            </w:rPr>
          </w:rPrChange>
        </w:rPr>
      </w:pPr>
      <w:r w:rsidRPr="009D0038">
        <w:rPr>
          <w:rFonts w:ascii="Times New Roman" w:hAnsi="Times New Roman" w:cs="Times New Roman"/>
          <w:b/>
          <w:bCs/>
          <w:rPrChange w:id="303" w:author="Dave Weiss" w:date="2023-11-08T21:59:00Z">
            <w:rPr>
              <w:b/>
              <w:bCs/>
            </w:rPr>
          </w:rPrChange>
        </w:rPr>
        <w:t xml:space="preserve">Population Distribution Interval – </w:t>
      </w:r>
      <w:ins w:id="304" w:author="Dave Weiss" w:date="2023-11-08T22:02:00Z">
        <w:r w:rsidR="00340828" w:rsidRPr="00340828">
          <w:rPr>
            <w:rFonts w:ascii="Times New Roman" w:hAnsi="Times New Roman" w:cs="Times New Roman"/>
            <w:b/>
            <w:bCs/>
          </w:rPr>
          <w:sym w:font="Symbol" w:char="F071"/>
        </w:r>
      </w:ins>
      <w:del w:id="305" w:author="Dave Weiss" w:date="2023-11-08T22:02:00Z">
        <w:r w:rsidRPr="009D0038" w:rsidDel="00340828">
          <w:rPr>
            <w:rFonts w:ascii="Times New Roman" w:hAnsi="Times New Roman" w:cs="Times New Roman"/>
            <w:b/>
            <w:bCs/>
            <w:rPrChange w:id="306" w:author="Dave Weiss" w:date="2023-11-08T21:59:00Z">
              <w:rPr>
                <w:b/>
                <w:bCs/>
              </w:rPr>
            </w:rPrChange>
          </w:rPr>
          <w:delText>theta</w:delText>
        </w:r>
      </w:del>
      <w:ins w:id="307" w:author="Dave Weiss" w:date="2023-11-08T22:02:00Z">
        <w:r w:rsidR="00340828">
          <w:rPr>
            <w:rFonts w:ascii="Times New Roman" w:hAnsi="Times New Roman" w:cs="Times New Roman"/>
            <w:b/>
            <w:bCs/>
          </w:rPr>
          <w:t xml:space="preserve"> </w:t>
        </w:r>
      </w:ins>
      <w:r w:rsidRPr="009D0038">
        <w:rPr>
          <w:rFonts w:ascii="Times New Roman" w:hAnsi="Times New Roman" w:cs="Times New Roman"/>
          <w:b/>
          <w:bCs/>
          <w:rPrChange w:id="308" w:author="Dave Weiss" w:date="2023-11-08T21:59:00Z">
            <w:rPr>
              <w:b/>
              <w:bCs/>
            </w:rPr>
          </w:rPrChange>
        </w:rPr>
        <w:t xml:space="preserve"> </w:t>
      </w:r>
      <w:del w:id="309" w:author="Dave Weiss" w:date="2023-11-08T22:01:00Z">
        <w:r w:rsidRPr="009D0038" w:rsidDel="009D0038">
          <w:rPr>
            <w:rFonts w:ascii="Times New Roman" w:hAnsi="Times New Roman" w:cs="Times New Roman"/>
            <w:b/>
            <w:bCs/>
            <w:rPrChange w:id="310" w:author="Dave Weiss" w:date="2023-11-08T21:59:00Z">
              <w:rPr>
                <w:b/>
                <w:bCs/>
              </w:rPr>
            </w:rPrChange>
          </w:rPr>
          <w:delText>based</w:delText>
        </w:r>
      </w:del>
      <w:ins w:id="311" w:author="Dave Weiss" w:date="2023-11-08T22:01:00Z">
        <w:r w:rsidR="009D0038">
          <w:rPr>
            <w:rFonts w:ascii="Times New Roman" w:hAnsi="Times New Roman" w:cs="Times New Roman"/>
            <w:b/>
            <w:bCs/>
          </w:rPr>
          <w:t>Based</w:t>
        </w:r>
      </w:ins>
      <w:r w:rsidRPr="009D0038">
        <w:rPr>
          <w:rFonts w:ascii="Times New Roman" w:hAnsi="Times New Roman" w:cs="Times New Roman"/>
          <w:b/>
          <w:bCs/>
          <w:rPrChange w:id="312" w:author="Dave Weiss" w:date="2023-11-08T21:59:00Z">
            <w:rPr>
              <w:b/>
              <w:bCs/>
            </w:rPr>
          </w:rPrChange>
        </w:rPr>
        <w:t xml:space="preserve"> Routing, 1-3-4 Design</w:t>
      </w:r>
    </w:p>
    <w:p w14:paraId="7B89CA32" w14:textId="77777777" w:rsidR="00F962F2" w:rsidRPr="0069539C" w:rsidRDefault="00F962F2" w:rsidP="00F962F2">
      <w:pPr>
        <w:pStyle w:val="ListParagraph"/>
        <w:ind w:left="1080"/>
        <w:rPr>
          <w:b/>
        </w:rPr>
      </w:pPr>
      <w:r>
        <w:rPr>
          <w:b/>
          <w:noProof/>
          <w:lang w:eastAsia="en-US"/>
        </w:rPr>
        <w:lastRenderedPageBreak/>
        <w:drawing>
          <wp:inline distT="0" distB="0" distL="0" distR="0" wp14:anchorId="6F6449F3" wp14:editId="400393DC">
            <wp:extent cx="8015656" cy="5343771"/>
            <wp:effectExtent l="0" t="0" r="0" b="3175"/>
            <wp:docPr id="197970412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704121" name="Picture 5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15656" cy="5343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EE35C" w14:textId="5340DE00" w:rsidR="00F962F2" w:rsidRPr="009D0038" w:rsidRDefault="00F962F2" w:rsidP="00F962F2">
      <w:pPr>
        <w:pStyle w:val="ListParagraph"/>
        <w:widowControl w:val="0"/>
        <w:numPr>
          <w:ilvl w:val="0"/>
          <w:numId w:val="42"/>
        </w:numPr>
        <w:rPr>
          <w:rFonts w:ascii="Times New Roman" w:hAnsi="Times New Roman" w:cs="Times New Roman"/>
          <w:b/>
          <w:bCs/>
          <w:rPrChange w:id="313" w:author="Dave Weiss" w:date="2023-11-08T21:59:00Z">
            <w:rPr>
              <w:b/>
              <w:bCs/>
            </w:rPr>
          </w:rPrChange>
        </w:rPr>
      </w:pPr>
      <w:r w:rsidRPr="009D0038">
        <w:rPr>
          <w:rFonts w:ascii="Times New Roman" w:hAnsi="Times New Roman" w:cs="Times New Roman"/>
          <w:b/>
          <w:bCs/>
          <w:rPrChange w:id="314" w:author="Dave Weiss" w:date="2023-11-08T21:59:00Z">
            <w:rPr>
              <w:b/>
              <w:bCs/>
            </w:rPr>
          </w:rPrChange>
        </w:rPr>
        <w:t xml:space="preserve">Population Distribution Interval – Number correct </w:t>
      </w:r>
      <w:del w:id="315" w:author="Dave Weiss" w:date="2023-11-08T22:01:00Z">
        <w:r w:rsidRPr="009D0038" w:rsidDel="009D0038">
          <w:rPr>
            <w:rFonts w:ascii="Times New Roman" w:hAnsi="Times New Roman" w:cs="Times New Roman"/>
            <w:b/>
            <w:bCs/>
            <w:rPrChange w:id="316" w:author="Dave Weiss" w:date="2023-11-08T21:59:00Z">
              <w:rPr>
                <w:b/>
                <w:bCs/>
              </w:rPr>
            </w:rPrChange>
          </w:rPr>
          <w:delText>based</w:delText>
        </w:r>
      </w:del>
      <w:ins w:id="317" w:author="Dave Weiss" w:date="2023-11-08T22:01:00Z">
        <w:r w:rsidR="009D0038">
          <w:rPr>
            <w:rFonts w:ascii="Times New Roman" w:hAnsi="Times New Roman" w:cs="Times New Roman"/>
            <w:b/>
            <w:bCs/>
          </w:rPr>
          <w:t>Based</w:t>
        </w:r>
      </w:ins>
      <w:r w:rsidRPr="009D0038">
        <w:rPr>
          <w:rFonts w:ascii="Times New Roman" w:hAnsi="Times New Roman" w:cs="Times New Roman"/>
          <w:b/>
          <w:bCs/>
          <w:rPrChange w:id="318" w:author="Dave Weiss" w:date="2023-11-08T21:59:00Z">
            <w:rPr>
              <w:b/>
              <w:bCs/>
            </w:rPr>
          </w:rPrChange>
        </w:rPr>
        <w:t xml:space="preserve"> Routing, 1-3-3 Design</w:t>
      </w:r>
    </w:p>
    <w:p w14:paraId="6C0542B8" w14:textId="77777777" w:rsidR="00F962F2" w:rsidRPr="0069539C" w:rsidRDefault="00F962F2" w:rsidP="00F962F2">
      <w:pPr>
        <w:pStyle w:val="ListParagraph"/>
        <w:widowControl w:val="0"/>
        <w:ind w:left="1080"/>
        <w:rPr>
          <w:b/>
          <w:bCs/>
        </w:rPr>
      </w:pPr>
      <w:r>
        <w:rPr>
          <w:b/>
          <w:bCs/>
          <w:noProof/>
          <w:lang w:eastAsia="en-US"/>
        </w:rPr>
        <w:lastRenderedPageBreak/>
        <w:drawing>
          <wp:inline distT="0" distB="0" distL="0" distR="0" wp14:anchorId="4931AAD7" wp14:editId="52A4A4D7">
            <wp:extent cx="7984423" cy="5322949"/>
            <wp:effectExtent l="0" t="0" r="4445" b="0"/>
            <wp:docPr id="22679952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799523" name="Picture 6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84423" cy="5322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D8841" w14:textId="7A917B31" w:rsidR="00F962F2" w:rsidRPr="009D0038" w:rsidRDefault="00F962F2" w:rsidP="00F962F2">
      <w:pPr>
        <w:pStyle w:val="ListParagraph"/>
        <w:numPr>
          <w:ilvl w:val="0"/>
          <w:numId w:val="42"/>
        </w:numPr>
        <w:rPr>
          <w:rFonts w:ascii="Times New Roman" w:hAnsi="Times New Roman" w:cs="Times New Roman"/>
          <w:b/>
          <w:rPrChange w:id="319" w:author="Dave Weiss" w:date="2023-11-08T21:59:00Z">
            <w:rPr>
              <w:b/>
            </w:rPr>
          </w:rPrChange>
        </w:rPr>
      </w:pPr>
      <w:r w:rsidRPr="009D0038">
        <w:rPr>
          <w:rFonts w:ascii="Times New Roman" w:hAnsi="Times New Roman" w:cs="Times New Roman"/>
          <w:b/>
          <w:bCs/>
          <w:rPrChange w:id="320" w:author="Dave Weiss" w:date="2023-11-08T21:59:00Z">
            <w:rPr>
              <w:b/>
              <w:bCs/>
            </w:rPr>
          </w:rPrChange>
        </w:rPr>
        <w:t xml:space="preserve">Population Distribution Interval – Number correct </w:t>
      </w:r>
      <w:del w:id="321" w:author="Dave Weiss" w:date="2023-11-08T22:01:00Z">
        <w:r w:rsidRPr="009D0038" w:rsidDel="009D0038">
          <w:rPr>
            <w:rFonts w:ascii="Times New Roman" w:hAnsi="Times New Roman" w:cs="Times New Roman"/>
            <w:b/>
            <w:bCs/>
            <w:rPrChange w:id="322" w:author="Dave Weiss" w:date="2023-11-08T21:59:00Z">
              <w:rPr>
                <w:b/>
                <w:bCs/>
              </w:rPr>
            </w:rPrChange>
          </w:rPr>
          <w:delText>based</w:delText>
        </w:r>
      </w:del>
      <w:ins w:id="323" w:author="Dave Weiss" w:date="2023-11-08T22:01:00Z">
        <w:r w:rsidR="009D0038">
          <w:rPr>
            <w:rFonts w:ascii="Times New Roman" w:hAnsi="Times New Roman" w:cs="Times New Roman"/>
            <w:b/>
            <w:bCs/>
          </w:rPr>
          <w:t>Based</w:t>
        </w:r>
      </w:ins>
      <w:r w:rsidRPr="009D0038">
        <w:rPr>
          <w:rFonts w:ascii="Times New Roman" w:hAnsi="Times New Roman" w:cs="Times New Roman"/>
          <w:b/>
          <w:bCs/>
          <w:rPrChange w:id="324" w:author="Dave Weiss" w:date="2023-11-08T21:59:00Z">
            <w:rPr>
              <w:b/>
              <w:bCs/>
            </w:rPr>
          </w:rPrChange>
        </w:rPr>
        <w:t xml:space="preserve"> Routing, 1-3-4 Design</w:t>
      </w:r>
    </w:p>
    <w:p w14:paraId="6DC0DF61" w14:textId="11E07F86" w:rsidR="002429FE" w:rsidRDefault="00F962F2" w:rsidP="00F962F2">
      <w:pPr>
        <w:widowControl w:val="0"/>
        <w:ind w:firstLine="360"/>
        <w:rPr>
          <w:ins w:id="325" w:author="Dave Weiss [2]" w:date="2023-11-08T12:56:00Z"/>
        </w:rPr>
      </w:pPr>
      <w:r>
        <w:rPr>
          <w:noProof/>
        </w:rPr>
        <w:lastRenderedPageBreak/>
        <w:drawing>
          <wp:inline distT="0" distB="0" distL="0" distR="0" wp14:anchorId="247CB23E" wp14:editId="10B31ED0">
            <wp:extent cx="7867365" cy="5244910"/>
            <wp:effectExtent l="0" t="0" r="0" b="635"/>
            <wp:docPr id="196948234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482347" name="Picture 7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67365" cy="524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8EE60" w14:textId="77777777" w:rsidR="002429FE" w:rsidRDefault="002429FE">
      <w:pPr>
        <w:spacing w:after="160" w:line="259" w:lineRule="auto"/>
        <w:rPr>
          <w:ins w:id="326" w:author="Dave Weiss [2]" w:date="2023-11-08T12:56:00Z"/>
        </w:rPr>
      </w:pPr>
      <w:ins w:id="327" w:author="Dave Weiss [2]" w:date="2023-11-08T12:56:00Z">
        <w:r>
          <w:br w:type="page"/>
        </w:r>
      </w:ins>
    </w:p>
    <w:p w14:paraId="5769D36A" w14:textId="77777777" w:rsidR="00F962F2" w:rsidRDefault="00F962F2" w:rsidP="00F962F2">
      <w:pPr>
        <w:widowControl w:val="0"/>
        <w:ind w:firstLine="360"/>
      </w:pPr>
    </w:p>
    <w:p w14:paraId="645205CB" w14:textId="2AA43FA1" w:rsidR="00507524" w:rsidRDefault="00507524" w:rsidP="00507524">
      <w:pPr>
        <w:widowControl w:val="0"/>
        <w:jc w:val="center"/>
        <w:rPr>
          <w:b/>
          <w:i/>
        </w:rPr>
      </w:pPr>
      <w:r w:rsidRPr="0035771F">
        <w:rPr>
          <w:b/>
        </w:rPr>
        <w:t>F</w:t>
      </w:r>
      <w:r w:rsidRPr="00104DA5">
        <w:rPr>
          <w:b/>
        </w:rPr>
        <w:t xml:space="preserve">igure </w:t>
      </w:r>
      <w:del w:id="328" w:author="Dave Weiss [2]" w:date="2023-11-08T12:57:00Z">
        <w:r w:rsidDel="002429FE">
          <w:rPr>
            <w:b/>
          </w:rPr>
          <w:delText>7</w:delText>
        </w:r>
      </w:del>
      <w:ins w:id="329" w:author="Dave Weiss [2]" w:date="2023-11-08T12:57:00Z">
        <w:r w:rsidR="002429FE">
          <w:rPr>
            <w:b/>
          </w:rPr>
          <w:t>S-6</w:t>
        </w:r>
      </w:ins>
      <w:r w:rsidRPr="00F01C9D">
        <w:rPr>
          <w:b/>
        </w:rPr>
        <w:t xml:space="preserve">. Mean conditional </w:t>
      </w:r>
      <w:r>
        <w:rPr>
          <w:b/>
        </w:rPr>
        <w:t>SEM by number of routing errors</w:t>
      </w:r>
    </w:p>
    <w:p w14:paraId="39B51ED4" w14:textId="3A2FF4CC" w:rsidR="00507524" w:rsidRPr="009D0038" w:rsidRDefault="00507524" w:rsidP="00507524">
      <w:pPr>
        <w:pStyle w:val="ListParagraph"/>
        <w:numPr>
          <w:ilvl w:val="0"/>
          <w:numId w:val="43"/>
        </w:numPr>
        <w:spacing w:before="120"/>
        <w:jc w:val="left"/>
        <w:rPr>
          <w:rFonts w:ascii="Times New Roman" w:hAnsi="Times New Roman" w:cs="Times New Roman"/>
          <w:b/>
          <w:bCs/>
          <w:rPrChange w:id="330" w:author="Dave Weiss" w:date="2023-11-08T21:59:00Z">
            <w:rPr>
              <w:b/>
              <w:bCs/>
            </w:rPr>
          </w:rPrChange>
        </w:rPr>
      </w:pPr>
      <w:r w:rsidRPr="009D0038">
        <w:rPr>
          <w:rFonts w:ascii="Times New Roman" w:hAnsi="Times New Roman" w:cs="Times New Roman"/>
          <w:b/>
          <w:bCs/>
          <w:rPrChange w:id="331" w:author="Dave Weiss" w:date="2023-11-08T21:59:00Z">
            <w:rPr>
              <w:b/>
              <w:bCs/>
            </w:rPr>
          </w:rPrChange>
        </w:rPr>
        <w:t>Maximum Information-</w:t>
      </w:r>
      <w:del w:id="332" w:author="Dave Weiss" w:date="2023-11-08T22:01:00Z">
        <w:r w:rsidRPr="009D0038" w:rsidDel="009D0038">
          <w:rPr>
            <w:rFonts w:ascii="Times New Roman" w:hAnsi="Times New Roman" w:cs="Times New Roman"/>
            <w:b/>
            <w:bCs/>
            <w:rPrChange w:id="333" w:author="Dave Weiss" w:date="2023-11-08T21:59:00Z">
              <w:rPr>
                <w:b/>
                <w:bCs/>
              </w:rPr>
            </w:rPrChange>
          </w:rPr>
          <w:delText>based</w:delText>
        </w:r>
      </w:del>
      <w:ins w:id="334" w:author="Dave Weiss" w:date="2023-11-08T22:01:00Z">
        <w:r w:rsidR="009D0038">
          <w:rPr>
            <w:rFonts w:ascii="Times New Roman" w:hAnsi="Times New Roman" w:cs="Times New Roman"/>
            <w:b/>
            <w:bCs/>
          </w:rPr>
          <w:t>Based</w:t>
        </w:r>
      </w:ins>
      <w:r w:rsidRPr="009D0038">
        <w:rPr>
          <w:rFonts w:ascii="Times New Roman" w:hAnsi="Times New Roman" w:cs="Times New Roman"/>
          <w:b/>
          <w:bCs/>
          <w:rPrChange w:id="335" w:author="Dave Weiss" w:date="2023-11-08T21:59:00Z">
            <w:rPr>
              <w:b/>
              <w:bCs/>
            </w:rPr>
          </w:rPrChange>
        </w:rPr>
        <w:t xml:space="preserve"> Routing, 1-3-3 Design</w:t>
      </w:r>
    </w:p>
    <w:p w14:paraId="746C7BEF" w14:textId="77777777" w:rsidR="00507524" w:rsidRDefault="00507524" w:rsidP="00507524">
      <w:pPr>
        <w:pStyle w:val="ListParagraph"/>
        <w:spacing w:before="120"/>
        <w:ind w:left="1080"/>
        <w:jc w:val="left"/>
        <w:rPr>
          <w:b/>
          <w:bCs/>
        </w:rPr>
      </w:pPr>
      <w:r>
        <w:rPr>
          <w:b/>
          <w:bCs/>
          <w:noProof/>
          <w:lang w:eastAsia="en-US"/>
        </w:rPr>
        <w:drawing>
          <wp:inline distT="0" distB="0" distL="0" distR="0" wp14:anchorId="5C9F432E" wp14:editId="2426712F">
            <wp:extent cx="7327854" cy="4885236"/>
            <wp:effectExtent l="0" t="0" r="635" b="4445"/>
            <wp:docPr id="130980570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805709" name="Picture 8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27854" cy="4885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B86A0" w14:textId="77777777" w:rsidR="00507524" w:rsidRPr="00A75BD7" w:rsidRDefault="00507524" w:rsidP="00507524">
      <w:pPr>
        <w:pStyle w:val="ListParagraph"/>
        <w:spacing w:before="120"/>
        <w:ind w:left="1080"/>
        <w:jc w:val="left"/>
        <w:rPr>
          <w:b/>
          <w:bCs/>
        </w:rPr>
      </w:pPr>
    </w:p>
    <w:p w14:paraId="00C852EA" w14:textId="5CCF0276" w:rsidR="00507524" w:rsidRPr="009D0038" w:rsidRDefault="00507524" w:rsidP="00507524">
      <w:pPr>
        <w:pStyle w:val="ListParagraph"/>
        <w:numPr>
          <w:ilvl w:val="0"/>
          <w:numId w:val="43"/>
        </w:numPr>
        <w:spacing w:before="120"/>
        <w:jc w:val="left"/>
        <w:rPr>
          <w:rFonts w:ascii="Times New Roman" w:hAnsi="Times New Roman" w:cs="Times New Roman"/>
          <w:b/>
          <w:bCs/>
          <w:rPrChange w:id="336" w:author="Dave Weiss" w:date="2023-11-08T21:59:00Z">
            <w:rPr>
              <w:b/>
              <w:bCs/>
            </w:rPr>
          </w:rPrChange>
        </w:rPr>
      </w:pPr>
      <w:r w:rsidRPr="009D0038">
        <w:rPr>
          <w:rFonts w:ascii="Times New Roman" w:hAnsi="Times New Roman" w:cs="Times New Roman"/>
          <w:b/>
          <w:bCs/>
          <w:rPrChange w:id="337" w:author="Dave Weiss" w:date="2023-11-08T21:59:00Z">
            <w:rPr>
              <w:b/>
              <w:bCs/>
            </w:rPr>
          </w:rPrChange>
        </w:rPr>
        <w:t>Maximum Information-</w:t>
      </w:r>
      <w:del w:id="338" w:author="Dave Weiss" w:date="2023-11-08T22:01:00Z">
        <w:r w:rsidRPr="009D0038" w:rsidDel="009D0038">
          <w:rPr>
            <w:rFonts w:ascii="Times New Roman" w:hAnsi="Times New Roman" w:cs="Times New Roman"/>
            <w:b/>
            <w:bCs/>
            <w:rPrChange w:id="339" w:author="Dave Weiss" w:date="2023-11-08T21:59:00Z">
              <w:rPr>
                <w:b/>
                <w:bCs/>
              </w:rPr>
            </w:rPrChange>
          </w:rPr>
          <w:delText>based</w:delText>
        </w:r>
      </w:del>
      <w:ins w:id="340" w:author="Dave Weiss" w:date="2023-11-08T22:01:00Z">
        <w:r w:rsidR="009D0038">
          <w:rPr>
            <w:rFonts w:ascii="Times New Roman" w:hAnsi="Times New Roman" w:cs="Times New Roman"/>
            <w:b/>
            <w:bCs/>
          </w:rPr>
          <w:t>Based</w:t>
        </w:r>
      </w:ins>
      <w:r w:rsidRPr="009D0038">
        <w:rPr>
          <w:rFonts w:ascii="Times New Roman" w:hAnsi="Times New Roman" w:cs="Times New Roman"/>
          <w:b/>
          <w:bCs/>
          <w:rPrChange w:id="341" w:author="Dave Weiss" w:date="2023-11-08T21:59:00Z">
            <w:rPr>
              <w:b/>
              <w:bCs/>
            </w:rPr>
          </w:rPrChange>
        </w:rPr>
        <w:t xml:space="preserve"> Routing, 1-3-4 Design</w:t>
      </w:r>
    </w:p>
    <w:p w14:paraId="2021839F" w14:textId="77777777" w:rsidR="00507524" w:rsidRPr="00A75BD7" w:rsidRDefault="00507524" w:rsidP="00507524">
      <w:pPr>
        <w:pStyle w:val="ListParagraph"/>
        <w:spacing w:before="120"/>
        <w:ind w:left="1080"/>
        <w:jc w:val="left"/>
        <w:rPr>
          <w:b/>
          <w:bCs/>
        </w:rPr>
      </w:pPr>
      <w:r>
        <w:rPr>
          <w:b/>
          <w:bCs/>
          <w:noProof/>
          <w:lang w:eastAsia="en-US"/>
        </w:rPr>
        <w:lastRenderedPageBreak/>
        <w:drawing>
          <wp:inline distT="0" distB="0" distL="0" distR="0" wp14:anchorId="2C0FBC5C" wp14:editId="2F779FBE">
            <wp:extent cx="7927974" cy="5285316"/>
            <wp:effectExtent l="0" t="0" r="0" b="0"/>
            <wp:docPr id="601799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7992" name="Picture 9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27974" cy="528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33AF8" w14:textId="46BC96CD" w:rsidR="00507524" w:rsidRPr="009D0038" w:rsidRDefault="00507524" w:rsidP="00507524">
      <w:pPr>
        <w:pStyle w:val="ListParagraph"/>
        <w:widowControl w:val="0"/>
        <w:numPr>
          <w:ilvl w:val="0"/>
          <w:numId w:val="43"/>
        </w:numPr>
        <w:rPr>
          <w:rFonts w:ascii="Times New Roman" w:hAnsi="Times New Roman" w:cs="Times New Roman"/>
          <w:b/>
          <w:bCs/>
          <w:rPrChange w:id="342" w:author="Dave Weiss" w:date="2023-11-08T21:59:00Z">
            <w:rPr>
              <w:b/>
              <w:bCs/>
            </w:rPr>
          </w:rPrChange>
        </w:rPr>
      </w:pPr>
      <w:r w:rsidRPr="009D0038">
        <w:rPr>
          <w:rFonts w:ascii="Times New Roman" w:hAnsi="Times New Roman" w:cs="Times New Roman"/>
          <w:b/>
          <w:bCs/>
          <w:rPrChange w:id="343" w:author="Dave Weiss" w:date="2023-11-08T21:59:00Z">
            <w:rPr>
              <w:b/>
              <w:bCs/>
            </w:rPr>
          </w:rPrChange>
        </w:rPr>
        <w:t xml:space="preserve">Population Distribution Interval – </w:t>
      </w:r>
      <w:ins w:id="344" w:author="Dave Weiss" w:date="2023-11-08T22:02:00Z">
        <w:r w:rsidR="009D0038" w:rsidRPr="009D0038">
          <w:rPr>
            <w:rFonts w:ascii="Times New Roman" w:hAnsi="Times New Roman" w:cs="Times New Roman"/>
            <w:b/>
            <w:bCs/>
          </w:rPr>
          <w:sym w:font="Symbol" w:char="F071"/>
        </w:r>
      </w:ins>
      <w:del w:id="345" w:author="Dave Weiss" w:date="2023-11-08T22:02:00Z">
        <w:r w:rsidRPr="009D0038" w:rsidDel="009D0038">
          <w:rPr>
            <w:rFonts w:ascii="Times New Roman" w:hAnsi="Times New Roman" w:cs="Times New Roman"/>
            <w:b/>
            <w:bCs/>
            <w:rPrChange w:id="346" w:author="Dave Weiss" w:date="2023-11-08T21:59:00Z">
              <w:rPr>
                <w:b/>
                <w:bCs/>
              </w:rPr>
            </w:rPrChange>
          </w:rPr>
          <w:delText>theta</w:delText>
        </w:r>
      </w:del>
      <w:ins w:id="347" w:author="Dave Weiss" w:date="2023-11-08T22:02:00Z">
        <w:r w:rsidR="009D0038">
          <w:rPr>
            <w:rFonts w:ascii="Times New Roman" w:hAnsi="Times New Roman" w:cs="Times New Roman"/>
            <w:b/>
            <w:bCs/>
          </w:rPr>
          <w:t xml:space="preserve"> </w:t>
        </w:r>
      </w:ins>
      <w:r w:rsidRPr="009D0038">
        <w:rPr>
          <w:rFonts w:ascii="Times New Roman" w:hAnsi="Times New Roman" w:cs="Times New Roman"/>
          <w:b/>
          <w:bCs/>
          <w:rPrChange w:id="348" w:author="Dave Weiss" w:date="2023-11-08T21:59:00Z">
            <w:rPr>
              <w:b/>
              <w:bCs/>
            </w:rPr>
          </w:rPrChange>
        </w:rPr>
        <w:t xml:space="preserve"> </w:t>
      </w:r>
      <w:del w:id="349" w:author="Dave Weiss" w:date="2023-11-08T22:01:00Z">
        <w:r w:rsidRPr="009D0038" w:rsidDel="009D0038">
          <w:rPr>
            <w:rFonts w:ascii="Times New Roman" w:hAnsi="Times New Roman" w:cs="Times New Roman"/>
            <w:b/>
            <w:bCs/>
            <w:rPrChange w:id="350" w:author="Dave Weiss" w:date="2023-11-08T21:59:00Z">
              <w:rPr>
                <w:b/>
                <w:bCs/>
              </w:rPr>
            </w:rPrChange>
          </w:rPr>
          <w:delText>based</w:delText>
        </w:r>
      </w:del>
      <w:ins w:id="351" w:author="Dave Weiss" w:date="2023-11-08T22:01:00Z">
        <w:r w:rsidR="009D0038">
          <w:rPr>
            <w:rFonts w:ascii="Times New Roman" w:hAnsi="Times New Roman" w:cs="Times New Roman"/>
            <w:b/>
            <w:bCs/>
          </w:rPr>
          <w:t>Based</w:t>
        </w:r>
      </w:ins>
      <w:r w:rsidRPr="009D0038">
        <w:rPr>
          <w:rFonts w:ascii="Times New Roman" w:hAnsi="Times New Roman" w:cs="Times New Roman"/>
          <w:b/>
          <w:bCs/>
          <w:rPrChange w:id="352" w:author="Dave Weiss" w:date="2023-11-08T21:59:00Z">
            <w:rPr>
              <w:b/>
              <w:bCs/>
            </w:rPr>
          </w:rPrChange>
        </w:rPr>
        <w:t xml:space="preserve"> Routing, 1-3-3 Design</w:t>
      </w:r>
    </w:p>
    <w:p w14:paraId="1CBA233C" w14:textId="77777777" w:rsidR="00507524" w:rsidRPr="00A75BD7" w:rsidRDefault="00507524" w:rsidP="00507524">
      <w:pPr>
        <w:pStyle w:val="ListParagraph"/>
        <w:widowControl w:val="0"/>
        <w:ind w:left="1080"/>
        <w:rPr>
          <w:b/>
          <w:bCs/>
        </w:rPr>
      </w:pPr>
      <w:r>
        <w:rPr>
          <w:b/>
          <w:bCs/>
          <w:noProof/>
          <w:lang w:eastAsia="en-US"/>
        </w:rPr>
        <w:lastRenderedPageBreak/>
        <w:drawing>
          <wp:inline distT="0" distB="0" distL="0" distR="0" wp14:anchorId="5EE0D442" wp14:editId="71D9F650">
            <wp:extent cx="8019492" cy="5346328"/>
            <wp:effectExtent l="0" t="0" r="0" b="635"/>
            <wp:docPr id="79236811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368112" name="Picture 11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19492" cy="5346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67C94" w14:textId="5BA8EB2C" w:rsidR="00507524" w:rsidRPr="009D0038" w:rsidRDefault="00507524" w:rsidP="00507524">
      <w:pPr>
        <w:pStyle w:val="ListParagraph"/>
        <w:widowControl w:val="0"/>
        <w:numPr>
          <w:ilvl w:val="0"/>
          <w:numId w:val="43"/>
        </w:numPr>
        <w:rPr>
          <w:rFonts w:ascii="Times New Roman" w:hAnsi="Times New Roman" w:cs="Times New Roman"/>
          <w:b/>
          <w:bCs/>
          <w:rPrChange w:id="353" w:author="Dave Weiss" w:date="2023-11-08T22:00:00Z">
            <w:rPr>
              <w:b/>
              <w:bCs/>
            </w:rPr>
          </w:rPrChange>
        </w:rPr>
      </w:pPr>
      <w:r w:rsidRPr="009D0038">
        <w:rPr>
          <w:rFonts w:ascii="Times New Roman" w:hAnsi="Times New Roman" w:cs="Times New Roman"/>
          <w:b/>
          <w:bCs/>
          <w:rPrChange w:id="354" w:author="Dave Weiss" w:date="2023-11-08T22:00:00Z">
            <w:rPr>
              <w:b/>
              <w:bCs/>
            </w:rPr>
          </w:rPrChange>
        </w:rPr>
        <w:t xml:space="preserve">Population Distribution Interval – </w:t>
      </w:r>
      <w:ins w:id="355" w:author="Dave Weiss" w:date="2023-11-08T22:02:00Z">
        <w:r w:rsidR="009D0038" w:rsidRPr="009D0038">
          <w:rPr>
            <w:rFonts w:ascii="Times New Roman" w:hAnsi="Times New Roman" w:cs="Times New Roman"/>
            <w:b/>
            <w:bCs/>
          </w:rPr>
          <w:sym w:font="Symbol" w:char="F071"/>
        </w:r>
      </w:ins>
      <w:del w:id="356" w:author="Dave Weiss" w:date="2023-11-08T22:02:00Z">
        <w:r w:rsidRPr="009D0038" w:rsidDel="009D0038">
          <w:rPr>
            <w:rFonts w:ascii="Times New Roman" w:hAnsi="Times New Roman" w:cs="Times New Roman"/>
            <w:b/>
            <w:bCs/>
            <w:rPrChange w:id="357" w:author="Dave Weiss" w:date="2023-11-08T22:00:00Z">
              <w:rPr>
                <w:b/>
                <w:bCs/>
              </w:rPr>
            </w:rPrChange>
          </w:rPr>
          <w:delText>theta</w:delText>
        </w:r>
      </w:del>
      <w:ins w:id="358" w:author="Dave Weiss" w:date="2023-11-08T22:02:00Z">
        <w:r w:rsidR="009D0038">
          <w:rPr>
            <w:rFonts w:ascii="Times New Roman" w:hAnsi="Times New Roman" w:cs="Times New Roman"/>
            <w:b/>
            <w:bCs/>
          </w:rPr>
          <w:t xml:space="preserve"> </w:t>
        </w:r>
      </w:ins>
      <w:r w:rsidRPr="009D0038">
        <w:rPr>
          <w:rFonts w:ascii="Times New Roman" w:hAnsi="Times New Roman" w:cs="Times New Roman"/>
          <w:b/>
          <w:bCs/>
          <w:rPrChange w:id="359" w:author="Dave Weiss" w:date="2023-11-08T22:00:00Z">
            <w:rPr>
              <w:b/>
              <w:bCs/>
            </w:rPr>
          </w:rPrChange>
        </w:rPr>
        <w:t xml:space="preserve"> </w:t>
      </w:r>
      <w:del w:id="360" w:author="Dave Weiss" w:date="2023-11-08T22:01:00Z">
        <w:r w:rsidRPr="009D0038" w:rsidDel="009D0038">
          <w:rPr>
            <w:rFonts w:ascii="Times New Roman" w:hAnsi="Times New Roman" w:cs="Times New Roman"/>
            <w:b/>
            <w:bCs/>
            <w:rPrChange w:id="361" w:author="Dave Weiss" w:date="2023-11-08T22:00:00Z">
              <w:rPr>
                <w:b/>
                <w:bCs/>
              </w:rPr>
            </w:rPrChange>
          </w:rPr>
          <w:delText>based</w:delText>
        </w:r>
      </w:del>
      <w:ins w:id="362" w:author="Dave Weiss" w:date="2023-11-08T22:01:00Z">
        <w:r w:rsidR="009D0038">
          <w:rPr>
            <w:rFonts w:ascii="Times New Roman" w:hAnsi="Times New Roman" w:cs="Times New Roman"/>
            <w:b/>
            <w:bCs/>
          </w:rPr>
          <w:t>Based</w:t>
        </w:r>
      </w:ins>
      <w:r w:rsidRPr="009D0038">
        <w:rPr>
          <w:rFonts w:ascii="Times New Roman" w:hAnsi="Times New Roman" w:cs="Times New Roman"/>
          <w:b/>
          <w:bCs/>
          <w:rPrChange w:id="363" w:author="Dave Weiss" w:date="2023-11-08T22:00:00Z">
            <w:rPr>
              <w:b/>
              <w:bCs/>
            </w:rPr>
          </w:rPrChange>
        </w:rPr>
        <w:t xml:space="preserve"> Routing, 1-3-4 Design</w:t>
      </w:r>
    </w:p>
    <w:p w14:paraId="4446140E" w14:textId="77777777" w:rsidR="00507524" w:rsidRPr="00A75BD7" w:rsidRDefault="00507524" w:rsidP="00507524">
      <w:pPr>
        <w:pStyle w:val="ListParagraph"/>
        <w:widowControl w:val="0"/>
        <w:ind w:left="1080"/>
        <w:rPr>
          <w:b/>
          <w:bCs/>
        </w:rPr>
      </w:pPr>
      <w:r>
        <w:rPr>
          <w:b/>
          <w:bCs/>
          <w:noProof/>
          <w:lang w:eastAsia="en-US"/>
        </w:rPr>
        <w:lastRenderedPageBreak/>
        <w:drawing>
          <wp:inline distT="0" distB="0" distL="0" distR="0" wp14:anchorId="791FC540" wp14:editId="43398C59">
            <wp:extent cx="7885903" cy="5257268"/>
            <wp:effectExtent l="0" t="0" r="1270" b="635"/>
            <wp:docPr id="178585883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858834" name="Picture 12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85903" cy="5257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C3234" w14:textId="224EFEDA" w:rsidR="00507524" w:rsidRPr="009D0038" w:rsidRDefault="00507524" w:rsidP="00507524">
      <w:pPr>
        <w:pStyle w:val="ListParagraph"/>
        <w:widowControl w:val="0"/>
        <w:numPr>
          <w:ilvl w:val="0"/>
          <w:numId w:val="43"/>
        </w:numPr>
        <w:rPr>
          <w:rFonts w:ascii="Times New Roman" w:hAnsi="Times New Roman" w:cs="Times New Roman"/>
          <w:b/>
          <w:bCs/>
          <w:rPrChange w:id="364" w:author="Dave Weiss" w:date="2023-11-08T22:00:00Z">
            <w:rPr>
              <w:b/>
              <w:bCs/>
            </w:rPr>
          </w:rPrChange>
        </w:rPr>
      </w:pPr>
      <w:r w:rsidRPr="009D0038">
        <w:rPr>
          <w:rFonts w:ascii="Times New Roman" w:hAnsi="Times New Roman" w:cs="Times New Roman"/>
          <w:b/>
          <w:bCs/>
          <w:rPrChange w:id="365" w:author="Dave Weiss" w:date="2023-11-08T22:00:00Z">
            <w:rPr>
              <w:b/>
              <w:bCs/>
            </w:rPr>
          </w:rPrChange>
        </w:rPr>
        <w:t xml:space="preserve">Population Distribution Interval – </w:t>
      </w:r>
      <w:del w:id="366" w:author="Dave Weiss" w:date="2023-11-08T22:01:00Z">
        <w:r w:rsidRPr="009D0038" w:rsidDel="009D0038">
          <w:rPr>
            <w:rFonts w:ascii="Times New Roman" w:hAnsi="Times New Roman" w:cs="Times New Roman"/>
            <w:b/>
            <w:bCs/>
            <w:rPrChange w:id="367" w:author="Dave Weiss" w:date="2023-11-08T22:00:00Z">
              <w:rPr>
                <w:b/>
                <w:bCs/>
              </w:rPr>
            </w:rPrChange>
          </w:rPr>
          <w:delText>number correct</w:delText>
        </w:r>
      </w:del>
      <w:ins w:id="368" w:author="Dave Weiss" w:date="2023-11-08T22:01:00Z">
        <w:r w:rsidR="009D0038">
          <w:rPr>
            <w:rFonts w:ascii="Times New Roman" w:hAnsi="Times New Roman" w:cs="Times New Roman"/>
            <w:b/>
            <w:bCs/>
          </w:rPr>
          <w:t>Number-Correct</w:t>
        </w:r>
      </w:ins>
      <w:r w:rsidRPr="009D0038">
        <w:rPr>
          <w:rFonts w:ascii="Times New Roman" w:hAnsi="Times New Roman" w:cs="Times New Roman"/>
          <w:b/>
          <w:bCs/>
          <w:rPrChange w:id="369" w:author="Dave Weiss" w:date="2023-11-08T22:00:00Z">
            <w:rPr>
              <w:b/>
              <w:bCs/>
            </w:rPr>
          </w:rPrChange>
        </w:rPr>
        <w:t xml:space="preserve"> </w:t>
      </w:r>
      <w:del w:id="370" w:author="Dave Weiss" w:date="2023-11-08T22:01:00Z">
        <w:r w:rsidRPr="009D0038" w:rsidDel="009D0038">
          <w:rPr>
            <w:rFonts w:ascii="Times New Roman" w:hAnsi="Times New Roman" w:cs="Times New Roman"/>
            <w:b/>
            <w:bCs/>
            <w:rPrChange w:id="371" w:author="Dave Weiss" w:date="2023-11-08T22:00:00Z">
              <w:rPr>
                <w:b/>
                <w:bCs/>
              </w:rPr>
            </w:rPrChange>
          </w:rPr>
          <w:delText>based</w:delText>
        </w:r>
      </w:del>
      <w:ins w:id="372" w:author="Dave Weiss" w:date="2023-11-08T22:01:00Z">
        <w:r w:rsidR="009D0038">
          <w:rPr>
            <w:rFonts w:ascii="Times New Roman" w:hAnsi="Times New Roman" w:cs="Times New Roman"/>
            <w:b/>
            <w:bCs/>
          </w:rPr>
          <w:t>Based</w:t>
        </w:r>
      </w:ins>
      <w:r w:rsidRPr="009D0038">
        <w:rPr>
          <w:rFonts w:ascii="Times New Roman" w:hAnsi="Times New Roman" w:cs="Times New Roman"/>
          <w:b/>
          <w:bCs/>
          <w:rPrChange w:id="373" w:author="Dave Weiss" w:date="2023-11-08T22:00:00Z">
            <w:rPr>
              <w:b/>
              <w:bCs/>
            </w:rPr>
          </w:rPrChange>
        </w:rPr>
        <w:t xml:space="preserve"> Routing, 1-3-3 Design</w:t>
      </w:r>
    </w:p>
    <w:p w14:paraId="6A9EDBEA" w14:textId="77777777" w:rsidR="00507524" w:rsidRPr="00A75BD7" w:rsidRDefault="00507524" w:rsidP="00507524">
      <w:pPr>
        <w:pStyle w:val="ListParagraph"/>
        <w:widowControl w:val="0"/>
        <w:ind w:left="1080"/>
        <w:rPr>
          <w:b/>
          <w:bCs/>
        </w:rPr>
      </w:pPr>
      <w:r>
        <w:rPr>
          <w:b/>
          <w:bCs/>
          <w:noProof/>
          <w:lang w:eastAsia="en-US"/>
        </w:rPr>
        <w:lastRenderedPageBreak/>
        <w:drawing>
          <wp:inline distT="0" distB="0" distL="0" distR="0" wp14:anchorId="5550C533" wp14:editId="644FB03E">
            <wp:extent cx="7974418" cy="5316279"/>
            <wp:effectExtent l="0" t="0" r="1270" b="5080"/>
            <wp:docPr id="192630289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302899" name="Picture 14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74418" cy="5316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796D7" w14:textId="1C123E15" w:rsidR="00507524" w:rsidRPr="009D0038" w:rsidRDefault="00507524" w:rsidP="00507524">
      <w:pPr>
        <w:pStyle w:val="ListParagraph"/>
        <w:widowControl w:val="0"/>
        <w:numPr>
          <w:ilvl w:val="0"/>
          <w:numId w:val="43"/>
        </w:numPr>
        <w:rPr>
          <w:rFonts w:ascii="Times New Roman" w:hAnsi="Times New Roman" w:cs="Times New Roman"/>
          <w:b/>
          <w:bCs/>
          <w:rPrChange w:id="374" w:author="Dave Weiss" w:date="2023-11-08T22:00:00Z">
            <w:rPr>
              <w:b/>
              <w:bCs/>
            </w:rPr>
          </w:rPrChange>
        </w:rPr>
      </w:pPr>
      <w:r w:rsidRPr="009D0038">
        <w:rPr>
          <w:rFonts w:ascii="Times New Roman" w:hAnsi="Times New Roman" w:cs="Times New Roman"/>
          <w:b/>
          <w:bCs/>
          <w:rPrChange w:id="375" w:author="Dave Weiss" w:date="2023-11-08T22:00:00Z">
            <w:rPr>
              <w:b/>
              <w:bCs/>
            </w:rPr>
          </w:rPrChange>
        </w:rPr>
        <w:t xml:space="preserve">Population Distribution Interval – </w:t>
      </w:r>
      <w:del w:id="376" w:author="Dave Weiss" w:date="2023-11-08T22:01:00Z">
        <w:r w:rsidRPr="009D0038" w:rsidDel="009D0038">
          <w:rPr>
            <w:rFonts w:ascii="Times New Roman" w:hAnsi="Times New Roman" w:cs="Times New Roman"/>
            <w:b/>
            <w:bCs/>
            <w:rPrChange w:id="377" w:author="Dave Weiss" w:date="2023-11-08T22:00:00Z">
              <w:rPr>
                <w:b/>
                <w:bCs/>
              </w:rPr>
            </w:rPrChange>
          </w:rPr>
          <w:delText>number correct</w:delText>
        </w:r>
      </w:del>
      <w:ins w:id="378" w:author="Dave Weiss" w:date="2023-11-08T22:01:00Z">
        <w:r w:rsidR="009D0038">
          <w:rPr>
            <w:rFonts w:ascii="Times New Roman" w:hAnsi="Times New Roman" w:cs="Times New Roman"/>
            <w:b/>
            <w:bCs/>
          </w:rPr>
          <w:t>Number-Correct</w:t>
        </w:r>
      </w:ins>
      <w:r w:rsidRPr="009D0038">
        <w:rPr>
          <w:rFonts w:ascii="Times New Roman" w:hAnsi="Times New Roman" w:cs="Times New Roman"/>
          <w:b/>
          <w:bCs/>
          <w:rPrChange w:id="379" w:author="Dave Weiss" w:date="2023-11-08T22:00:00Z">
            <w:rPr>
              <w:b/>
              <w:bCs/>
            </w:rPr>
          </w:rPrChange>
        </w:rPr>
        <w:t xml:space="preserve"> </w:t>
      </w:r>
      <w:del w:id="380" w:author="Dave Weiss" w:date="2023-11-08T22:01:00Z">
        <w:r w:rsidRPr="009D0038" w:rsidDel="009D0038">
          <w:rPr>
            <w:rFonts w:ascii="Times New Roman" w:hAnsi="Times New Roman" w:cs="Times New Roman"/>
            <w:b/>
            <w:bCs/>
            <w:rPrChange w:id="381" w:author="Dave Weiss" w:date="2023-11-08T22:00:00Z">
              <w:rPr>
                <w:b/>
                <w:bCs/>
              </w:rPr>
            </w:rPrChange>
          </w:rPr>
          <w:delText>based</w:delText>
        </w:r>
      </w:del>
      <w:ins w:id="382" w:author="Dave Weiss" w:date="2023-11-08T22:01:00Z">
        <w:r w:rsidR="009D0038">
          <w:rPr>
            <w:rFonts w:ascii="Times New Roman" w:hAnsi="Times New Roman" w:cs="Times New Roman"/>
            <w:b/>
            <w:bCs/>
          </w:rPr>
          <w:t>Based</w:t>
        </w:r>
      </w:ins>
      <w:r w:rsidRPr="009D0038">
        <w:rPr>
          <w:rFonts w:ascii="Times New Roman" w:hAnsi="Times New Roman" w:cs="Times New Roman"/>
          <w:b/>
          <w:bCs/>
          <w:rPrChange w:id="383" w:author="Dave Weiss" w:date="2023-11-08T22:00:00Z">
            <w:rPr>
              <w:b/>
              <w:bCs/>
            </w:rPr>
          </w:rPrChange>
        </w:rPr>
        <w:t xml:space="preserve"> Routing, 1-3-4 Design</w:t>
      </w:r>
    </w:p>
    <w:p w14:paraId="0012B976" w14:textId="77777777" w:rsidR="00507524" w:rsidRPr="004A7ED4" w:rsidRDefault="00507524" w:rsidP="00507524">
      <w:pPr>
        <w:widowControl w:val="0"/>
        <w:ind w:firstLine="720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148F8129" wp14:editId="646045E1">
            <wp:extent cx="7620000" cy="5080000"/>
            <wp:effectExtent l="0" t="0" r="0" b="0"/>
            <wp:docPr id="43649462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494621" name="Picture 13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18103" w14:textId="77777777" w:rsidR="00507524" w:rsidRDefault="00507524" w:rsidP="00507524">
      <w:pPr>
        <w:spacing w:before="120"/>
        <w:rPr>
          <w:b/>
          <w:bCs/>
        </w:rPr>
      </w:pPr>
    </w:p>
    <w:p w14:paraId="1B468E2B" w14:textId="77777777" w:rsidR="00F962F2" w:rsidRDefault="00F962F2" w:rsidP="00F962F2">
      <w:pPr>
        <w:widowControl w:val="0"/>
        <w:ind w:firstLine="360"/>
      </w:pPr>
    </w:p>
    <w:p w14:paraId="226C086E" w14:textId="655FF637" w:rsidR="00F962F2" w:rsidRDefault="00F962F2">
      <w:pPr>
        <w:spacing w:after="160" w:line="259" w:lineRule="auto"/>
      </w:pPr>
      <w:r>
        <w:br w:type="page"/>
      </w:r>
    </w:p>
    <w:p w14:paraId="2D759BE2" w14:textId="77777777" w:rsidR="00B66E6D" w:rsidRDefault="00B66E6D"/>
    <w:sectPr w:rsidR="00B66E6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79" w:author="Dave Weiss [2]" w:date="2023-11-07T15:15:00Z" w:initials="DW">
    <w:p w14:paraId="158CC487" w14:textId="77777777" w:rsidR="00DC0748" w:rsidRDefault="00DC0748" w:rsidP="00E3206F">
      <w:pPr>
        <w:pStyle w:val="CommentText"/>
        <w:jc w:val="left"/>
      </w:pPr>
      <w:r>
        <w:rPr>
          <w:rStyle w:val="CommentReference"/>
        </w:rPr>
        <w:annotationRef/>
      </w:r>
      <w:r>
        <w:t>You might have to re-plot these all with larger font sizes for axis labeling so they can be read when reduced that much.</w:t>
      </w:r>
    </w:p>
    <w:p w14:paraId="545C31CE" w14:textId="77777777" w:rsidR="00DC0748" w:rsidRDefault="00DC0748" w:rsidP="00E3206F">
      <w:pPr>
        <w:pStyle w:val="CommentText"/>
        <w:jc w:val="left"/>
      </w:pPr>
    </w:p>
    <w:p w14:paraId="6FEF7F9A" w14:textId="77777777" w:rsidR="00DC0748" w:rsidRDefault="00DC0748" w:rsidP="00E3206F">
      <w:pPr>
        <w:pStyle w:val="CommentText"/>
        <w:jc w:val="left"/>
      </w:pPr>
      <w:r>
        <w:t>I would also recommend that we put this figure in the Supplement and summarize trends in the text.</w:t>
      </w:r>
    </w:p>
  </w:comment>
  <w:comment w:id="153" w:author="Dave Weiss [2]" w:date="2023-11-07T16:00:00Z" w:initials="DW">
    <w:p w14:paraId="4D3DD6B6" w14:textId="77777777" w:rsidR="00DC0748" w:rsidRDefault="00DC0748" w:rsidP="00592C99">
      <w:pPr>
        <w:pStyle w:val="CommentText"/>
        <w:jc w:val="left"/>
      </w:pPr>
      <w:r>
        <w:rPr>
          <w:rStyle w:val="CommentReference"/>
        </w:rPr>
        <w:annotationRef/>
      </w:r>
      <w:r>
        <w:t>Let's put as</w:t>
      </w:r>
      <w:r>
        <w:t>;; these complex figures in the Supplement, and describe general trends in the text.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6FEF7F9A" w15:done="0"/>
  <w15:commentEx w15:paraId="4D3DD6B6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75143ADA" w16cex:dateUtc="2023-11-07T21:15:00Z"/>
  <w16cex:commentExtensible w16cex:durableId="0C2A05C1" w16cex:dateUtc="2023-11-07T22:00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6FEF7F9A" w16cid:durableId="75143ADA"/>
  <w16cid:commentId w16cid:paraId="4D3DD6B6" w16cid:durableId="0C2A05C1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6ED08D94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3D5203EE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2DC96EC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94D2CA36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17BCEBA6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7D386FFE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D73A80FE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0AB08068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D6E00290"/>
    <w:lvl w:ilvl="0">
      <w:start w:val="1"/>
      <w:numFmt w:val="decimal"/>
      <w:pStyle w:val="ListNumber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9" w15:restartNumberingAfterBreak="0">
    <w:nsid w:val="FFFFFF89"/>
    <w:multiLevelType w:val="singleLevel"/>
    <w:tmpl w:val="D6FC344C"/>
    <w:lvl w:ilvl="0">
      <w:start w:val="1"/>
      <w:numFmt w:val="bullet"/>
      <w:pStyle w:val="List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10" w15:restartNumberingAfterBreak="0">
    <w:nsid w:val="003B1298"/>
    <w:multiLevelType w:val="hybridMultilevel"/>
    <w:tmpl w:val="3022FE92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5194F86"/>
    <w:multiLevelType w:val="hybridMultilevel"/>
    <w:tmpl w:val="A2D666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05D438BD"/>
    <w:multiLevelType w:val="hybridMultilevel"/>
    <w:tmpl w:val="C20270A6"/>
    <w:lvl w:ilvl="0" w:tplc="E07A566C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079A5CC5"/>
    <w:multiLevelType w:val="hybridMultilevel"/>
    <w:tmpl w:val="96CCB9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0841633B"/>
    <w:multiLevelType w:val="hybridMultilevel"/>
    <w:tmpl w:val="8BEEA4E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0A55002B"/>
    <w:multiLevelType w:val="hybridMultilevel"/>
    <w:tmpl w:val="28BE654C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11E12405"/>
    <w:multiLevelType w:val="hybridMultilevel"/>
    <w:tmpl w:val="3BE66A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154D4D15"/>
    <w:multiLevelType w:val="hybridMultilevel"/>
    <w:tmpl w:val="54DE431C"/>
    <w:lvl w:ilvl="0" w:tplc="6986AE7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173F0B0B"/>
    <w:multiLevelType w:val="hybridMultilevel"/>
    <w:tmpl w:val="7936AA0C"/>
    <w:lvl w:ilvl="0" w:tplc="0E284FF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18413A4A"/>
    <w:multiLevelType w:val="hybridMultilevel"/>
    <w:tmpl w:val="678A8F8E"/>
    <w:lvl w:ilvl="0" w:tplc="04090019">
      <w:start w:val="2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0C77AD1"/>
    <w:multiLevelType w:val="hybridMultilevel"/>
    <w:tmpl w:val="4DCACA4C"/>
    <w:lvl w:ilvl="0" w:tplc="FFFFFFFF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36EB119E"/>
    <w:multiLevelType w:val="hybridMultilevel"/>
    <w:tmpl w:val="AD5E7CD2"/>
    <w:lvl w:ilvl="0" w:tplc="B9BA853C">
      <w:start w:val="1"/>
      <w:numFmt w:val="lowerLetter"/>
      <w:lvlText w:val="%1."/>
      <w:lvlJc w:val="left"/>
      <w:pPr>
        <w:ind w:left="144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 w15:restartNumberingAfterBreak="0">
    <w:nsid w:val="3B7539A0"/>
    <w:multiLevelType w:val="hybridMultilevel"/>
    <w:tmpl w:val="698A622E"/>
    <w:lvl w:ilvl="0" w:tplc="77E6301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408F6B39"/>
    <w:multiLevelType w:val="hybridMultilevel"/>
    <w:tmpl w:val="CF7ECB6E"/>
    <w:lvl w:ilvl="0" w:tplc="400EEC68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461F5EA1"/>
    <w:multiLevelType w:val="hybridMultilevel"/>
    <w:tmpl w:val="92682114"/>
    <w:lvl w:ilvl="0" w:tplc="A3C65FF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465B4669"/>
    <w:multiLevelType w:val="hybridMultilevel"/>
    <w:tmpl w:val="1DC4278C"/>
    <w:lvl w:ilvl="0" w:tplc="83EA2C12">
      <w:start w:val="1"/>
      <w:numFmt w:val="lowerLetter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20" w:hanging="360"/>
      </w:pPr>
    </w:lvl>
    <w:lvl w:ilvl="2" w:tplc="0409001B" w:tentative="1">
      <w:start w:val="1"/>
      <w:numFmt w:val="lowerRoman"/>
      <w:lvlText w:val="%3."/>
      <w:lvlJc w:val="right"/>
      <w:pPr>
        <w:ind w:left="2640" w:hanging="180"/>
      </w:pPr>
    </w:lvl>
    <w:lvl w:ilvl="3" w:tplc="0409000F" w:tentative="1">
      <w:start w:val="1"/>
      <w:numFmt w:val="decimal"/>
      <w:lvlText w:val="%4."/>
      <w:lvlJc w:val="left"/>
      <w:pPr>
        <w:ind w:left="3360" w:hanging="360"/>
      </w:pPr>
    </w:lvl>
    <w:lvl w:ilvl="4" w:tplc="04090019" w:tentative="1">
      <w:start w:val="1"/>
      <w:numFmt w:val="lowerLetter"/>
      <w:lvlText w:val="%5."/>
      <w:lvlJc w:val="left"/>
      <w:pPr>
        <w:ind w:left="4080" w:hanging="360"/>
      </w:pPr>
    </w:lvl>
    <w:lvl w:ilvl="5" w:tplc="0409001B" w:tentative="1">
      <w:start w:val="1"/>
      <w:numFmt w:val="lowerRoman"/>
      <w:lvlText w:val="%6."/>
      <w:lvlJc w:val="right"/>
      <w:pPr>
        <w:ind w:left="4800" w:hanging="180"/>
      </w:pPr>
    </w:lvl>
    <w:lvl w:ilvl="6" w:tplc="0409000F" w:tentative="1">
      <w:start w:val="1"/>
      <w:numFmt w:val="decimal"/>
      <w:lvlText w:val="%7."/>
      <w:lvlJc w:val="left"/>
      <w:pPr>
        <w:ind w:left="5520" w:hanging="360"/>
      </w:pPr>
    </w:lvl>
    <w:lvl w:ilvl="7" w:tplc="04090019" w:tentative="1">
      <w:start w:val="1"/>
      <w:numFmt w:val="lowerLetter"/>
      <w:lvlText w:val="%8."/>
      <w:lvlJc w:val="left"/>
      <w:pPr>
        <w:ind w:left="6240" w:hanging="360"/>
      </w:pPr>
    </w:lvl>
    <w:lvl w:ilvl="8" w:tplc="0409001B" w:tentative="1">
      <w:start w:val="1"/>
      <w:numFmt w:val="lowerRoman"/>
      <w:lvlText w:val="%9."/>
      <w:lvlJc w:val="right"/>
      <w:pPr>
        <w:ind w:left="6960" w:hanging="180"/>
      </w:pPr>
    </w:lvl>
  </w:abstractNum>
  <w:abstractNum w:abstractNumId="26" w15:restartNumberingAfterBreak="0">
    <w:nsid w:val="47DD3FCD"/>
    <w:multiLevelType w:val="hybridMultilevel"/>
    <w:tmpl w:val="CAD4B1C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A5A1099"/>
    <w:multiLevelType w:val="multilevel"/>
    <w:tmpl w:val="4268E1E0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8" w15:restartNumberingAfterBreak="0">
    <w:nsid w:val="4B7C19F8"/>
    <w:multiLevelType w:val="hybridMultilevel"/>
    <w:tmpl w:val="17A0AA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BF23D87"/>
    <w:multiLevelType w:val="hybridMultilevel"/>
    <w:tmpl w:val="2DBE4A56"/>
    <w:lvl w:ilvl="0" w:tplc="E3D88BF8">
      <w:start w:val="1"/>
      <w:numFmt w:val="lowerLetter"/>
      <w:lvlText w:val="%1."/>
      <w:lvlJc w:val="left"/>
      <w:pPr>
        <w:ind w:left="1740" w:hanging="360"/>
      </w:pPr>
      <w:rPr>
        <w:rFonts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2460" w:hanging="360"/>
      </w:pPr>
    </w:lvl>
    <w:lvl w:ilvl="2" w:tplc="0409001B" w:tentative="1">
      <w:start w:val="1"/>
      <w:numFmt w:val="lowerRoman"/>
      <w:lvlText w:val="%3."/>
      <w:lvlJc w:val="right"/>
      <w:pPr>
        <w:ind w:left="3180" w:hanging="180"/>
      </w:pPr>
    </w:lvl>
    <w:lvl w:ilvl="3" w:tplc="0409000F" w:tentative="1">
      <w:start w:val="1"/>
      <w:numFmt w:val="decimal"/>
      <w:lvlText w:val="%4."/>
      <w:lvlJc w:val="left"/>
      <w:pPr>
        <w:ind w:left="3900" w:hanging="360"/>
      </w:pPr>
    </w:lvl>
    <w:lvl w:ilvl="4" w:tplc="04090019" w:tentative="1">
      <w:start w:val="1"/>
      <w:numFmt w:val="lowerLetter"/>
      <w:lvlText w:val="%5."/>
      <w:lvlJc w:val="left"/>
      <w:pPr>
        <w:ind w:left="4620" w:hanging="360"/>
      </w:pPr>
    </w:lvl>
    <w:lvl w:ilvl="5" w:tplc="0409001B" w:tentative="1">
      <w:start w:val="1"/>
      <w:numFmt w:val="lowerRoman"/>
      <w:lvlText w:val="%6."/>
      <w:lvlJc w:val="right"/>
      <w:pPr>
        <w:ind w:left="5340" w:hanging="180"/>
      </w:pPr>
    </w:lvl>
    <w:lvl w:ilvl="6" w:tplc="0409000F" w:tentative="1">
      <w:start w:val="1"/>
      <w:numFmt w:val="decimal"/>
      <w:lvlText w:val="%7."/>
      <w:lvlJc w:val="left"/>
      <w:pPr>
        <w:ind w:left="6060" w:hanging="360"/>
      </w:pPr>
    </w:lvl>
    <w:lvl w:ilvl="7" w:tplc="04090019" w:tentative="1">
      <w:start w:val="1"/>
      <w:numFmt w:val="lowerLetter"/>
      <w:lvlText w:val="%8."/>
      <w:lvlJc w:val="left"/>
      <w:pPr>
        <w:ind w:left="6780" w:hanging="360"/>
      </w:pPr>
    </w:lvl>
    <w:lvl w:ilvl="8" w:tplc="0409001B" w:tentative="1">
      <w:start w:val="1"/>
      <w:numFmt w:val="lowerRoman"/>
      <w:lvlText w:val="%9."/>
      <w:lvlJc w:val="right"/>
      <w:pPr>
        <w:ind w:left="7500" w:hanging="180"/>
      </w:pPr>
    </w:lvl>
  </w:abstractNum>
  <w:abstractNum w:abstractNumId="30" w15:restartNumberingAfterBreak="0">
    <w:nsid w:val="4EFF64B5"/>
    <w:multiLevelType w:val="hybridMultilevel"/>
    <w:tmpl w:val="8A0A1CD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 w15:restartNumberingAfterBreak="0">
    <w:nsid w:val="4FAD6B3E"/>
    <w:multiLevelType w:val="hybridMultilevel"/>
    <w:tmpl w:val="B44C70AC"/>
    <w:lvl w:ilvl="0" w:tplc="924628A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 w15:restartNumberingAfterBreak="0">
    <w:nsid w:val="510B50D6"/>
    <w:multiLevelType w:val="hybridMultilevel"/>
    <w:tmpl w:val="2D046E8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4B27D0C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4" w15:restartNumberingAfterBreak="0">
    <w:nsid w:val="57897E1A"/>
    <w:multiLevelType w:val="hybridMultilevel"/>
    <w:tmpl w:val="3300E2DC"/>
    <w:lvl w:ilvl="0" w:tplc="AC92C7A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 w15:restartNumberingAfterBreak="0">
    <w:nsid w:val="63A16A60"/>
    <w:multiLevelType w:val="hybridMultilevel"/>
    <w:tmpl w:val="EDC4268E"/>
    <w:lvl w:ilvl="0" w:tplc="7C264720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BB41607"/>
    <w:multiLevelType w:val="hybridMultilevel"/>
    <w:tmpl w:val="8C74B3E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C87492E"/>
    <w:multiLevelType w:val="hybridMultilevel"/>
    <w:tmpl w:val="7B0630D8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8" w15:restartNumberingAfterBreak="0">
    <w:nsid w:val="6D702056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39" w15:restartNumberingAfterBreak="0">
    <w:nsid w:val="6EE87FC2"/>
    <w:multiLevelType w:val="hybridMultilevel"/>
    <w:tmpl w:val="1EFCE9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273740B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1" w15:restartNumberingAfterBreak="0">
    <w:nsid w:val="7E92042C"/>
    <w:multiLevelType w:val="hybridMultilevel"/>
    <w:tmpl w:val="4DCACA4C"/>
    <w:lvl w:ilvl="0" w:tplc="081ED65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626159975">
    <w:abstractNumId w:val="34"/>
  </w:num>
  <w:num w:numId="2" w16cid:durableId="1048650968">
    <w:abstractNumId w:val="41"/>
  </w:num>
  <w:num w:numId="3" w16cid:durableId="876114726">
    <w:abstractNumId w:val="9"/>
  </w:num>
  <w:num w:numId="4" w16cid:durableId="519974222">
    <w:abstractNumId w:val="7"/>
  </w:num>
  <w:num w:numId="5" w16cid:durableId="740955372">
    <w:abstractNumId w:val="6"/>
  </w:num>
  <w:num w:numId="6" w16cid:durableId="904994430">
    <w:abstractNumId w:val="5"/>
  </w:num>
  <w:num w:numId="7" w16cid:durableId="756438810">
    <w:abstractNumId w:val="4"/>
  </w:num>
  <w:num w:numId="8" w16cid:durableId="2060543957">
    <w:abstractNumId w:val="8"/>
  </w:num>
  <w:num w:numId="9" w16cid:durableId="728504877">
    <w:abstractNumId w:val="3"/>
  </w:num>
  <w:num w:numId="10" w16cid:durableId="1498501040">
    <w:abstractNumId w:val="2"/>
  </w:num>
  <w:num w:numId="11" w16cid:durableId="849024391">
    <w:abstractNumId w:val="1"/>
  </w:num>
  <w:num w:numId="12" w16cid:durableId="1880163516">
    <w:abstractNumId w:val="0"/>
  </w:num>
  <w:num w:numId="13" w16cid:durableId="153643178">
    <w:abstractNumId w:val="9"/>
    <w:lvlOverride w:ilvl="0">
      <w:startOverride w:val="1"/>
    </w:lvlOverride>
  </w:num>
  <w:num w:numId="14" w16cid:durableId="645741148">
    <w:abstractNumId w:val="40"/>
  </w:num>
  <w:num w:numId="15" w16cid:durableId="1113131611">
    <w:abstractNumId w:val="33"/>
  </w:num>
  <w:num w:numId="16" w16cid:durableId="106200323">
    <w:abstractNumId w:val="27"/>
  </w:num>
  <w:num w:numId="17" w16cid:durableId="768741553">
    <w:abstractNumId w:val="38"/>
  </w:num>
  <w:num w:numId="18" w16cid:durableId="617182972">
    <w:abstractNumId w:val="30"/>
  </w:num>
  <w:num w:numId="19" w16cid:durableId="1679380940">
    <w:abstractNumId w:val="16"/>
  </w:num>
  <w:num w:numId="20" w16cid:durableId="732504273">
    <w:abstractNumId w:val="13"/>
  </w:num>
  <w:num w:numId="21" w16cid:durableId="1550337839">
    <w:abstractNumId w:val="14"/>
  </w:num>
  <w:num w:numId="22" w16cid:durableId="111635168">
    <w:abstractNumId w:val="26"/>
  </w:num>
  <w:num w:numId="23" w16cid:durableId="371657834">
    <w:abstractNumId w:val="24"/>
  </w:num>
  <w:num w:numId="24" w16cid:durableId="523981602">
    <w:abstractNumId w:val="19"/>
  </w:num>
  <w:num w:numId="25" w16cid:durableId="1817917674">
    <w:abstractNumId w:val="17"/>
  </w:num>
  <w:num w:numId="26" w16cid:durableId="2006398571">
    <w:abstractNumId w:val="36"/>
  </w:num>
  <w:num w:numId="27" w16cid:durableId="250701979">
    <w:abstractNumId w:val="22"/>
  </w:num>
  <w:num w:numId="28" w16cid:durableId="908265783">
    <w:abstractNumId w:val="12"/>
  </w:num>
  <w:num w:numId="29" w16cid:durableId="1658267349">
    <w:abstractNumId w:val="25"/>
  </w:num>
  <w:num w:numId="30" w16cid:durableId="1757821104">
    <w:abstractNumId w:val="31"/>
  </w:num>
  <w:num w:numId="31" w16cid:durableId="287469310">
    <w:abstractNumId w:val="21"/>
  </w:num>
  <w:num w:numId="32" w16cid:durableId="98991060">
    <w:abstractNumId w:val="32"/>
  </w:num>
  <w:num w:numId="33" w16cid:durableId="1842042888">
    <w:abstractNumId w:val="29"/>
  </w:num>
  <w:num w:numId="34" w16cid:durableId="504326599">
    <w:abstractNumId w:val="35"/>
  </w:num>
  <w:num w:numId="35" w16cid:durableId="517819323">
    <w:abstractNumId w:val="18"/>
  </w:num>
  <w:num w:numId="36" w16cid:durableId="962423664">
    <w:abstractNumId w:val="11"/>
  </w:num>
  <w:num w:numId="37" w16cid:durableId="550700103">
    <w:abstractNumId w:val="39"/>
  </w:num>
  <w:num w:numId="38" w16cid:durableId="8216463">
    <w:abstractNumId w:val="28"/>
  </w:num>
  <w:num w:numId="39" w16cid:durableId="1257177267">
    <w:abstractNumId w:val="23"/>
  </w:num>
  <w:num w:numId="40" w16cid:durableId="1316225361">
    <w:abstractNumId w:val="20"/>
  </w:num>
  <w:num w:numId="41" w16cid:durableId="1031614857">
    <w:abstractNumId w:val="10"/>
  </w:num>
  <w:num w:numId="42" w16cid:durableId="2010713186">
    <w:abstractNumId w:val="15"/>
  </w:num>
  <w:num w:numId="43" w16cid:durableId="1602105515">
    <w:abstractNumId w:val="37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Dave Weiss">
    <w15:presenceInfo w15:providerId="None" w15:userId="Dave Weiss"/>
  </w15:person>
  <w15:person w15:author="Dave Weiss [2]">
    <w15:presenceInfo w15:providerId="Windows Live" w15:userId="0c820194d8578fc4"/>
  </w15:person>
  <w15:person w15:author="Robert S Chapman">
    <w15:presenceInfo w15:providerId="AD" w15:userId="S::chapm564@umn.edu::ea1fad58-308a-43d5-b59b-abfeeadd1e7f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stylePaneFormatFilter w:val="5324" w:allStyles="0" w:customStyles="0" w:latentStyles="1" w:stylesInUse="0" w:headingStyles="1" w:numberingStyles="0" w:tableStyles="0" w:directFormattingOnRuns="1" w:directFormattingOnParagraphs="1" w:directFormattingOnNumbering="0" w:directFormattingOnTables="0" w:clearFormatting="1" w:top3HeadingStyles="0" w:visibleStyles="1" w:alternateStyleNames="0"/>
  <w:trackRevisions/>
  <w:defaultTabStop w:val="720"/>
  <w:characterSpacingControl w:val="doNotCompress"/>
  <w:footnotePr>
    <w:pos w:val="beneathText"/>
  </w:foot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A3F7B"/>
    <w:rsid w:val="00071C9F"/>
    <w:rsid w:val="00075E86"/>
    <w:rsid w:val="000A05C9"/>
    <w:rsid w:val="00130ADC"/>
    <w:rsid w:val="002429FE"/>
    <w:rsid w:val="002856E5"/>
    <w:rsid w:val="002960F6"/>
    <w:rsid w:val="00340828"/>
    <w:rsid w:val="00352DF4"/>
    <w:rsid w:val="004D3F6C"/>
    <w:rsid w:val="00507524"/>
    <w:rsid w:val="00592C99"/>
    <w:rsid w:val="0065344B"/>
    <w:rsid w:val="00680E12"/>
    <w:rsid w:val="00730D4B"/>
    <w:rsid w:val="007A3B12"/>
    <w:rsid w:val="007F07F2"/>
    <w:rsid w:val="007F3E9B"/>
    <w:rsid w:val="00864442"/>
    <w:rsid w:val="00885037"/>
    <w:rsid w:val="009407FD"/>
    <w:rsid w:val="009A338D"/>
    <w:rsid w:val="009A3F7B"/>
    <w:rsid w:val="009D0038"/>
    <w:rsid w:val="00A964F3"/>
    <w:rsid w:val="00B66E6D"/>
    <w:rsid w:val="00BC385D"/>
    <w:rsid w:val="00DC0748"/>
    <w:rsid w:val="00E273B3"/>
    <w:rsid w:val="00E3206F"/>
    <w:rsid w:val="00EC4D0B"/>
    <w:rsid w:val="00EE5584"/>
    <w:rsid w:val="00F8082F"/>
    <w:rsid w:val="00F962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B3B0F7"/>
  <w15:chartTrackingRefBased/>
  <w15:docId w15:val="{656ACFD9-506C-46D4-B156-20FC6AFBFC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4" w:qFormat="1"/>
    <w:lsdException w:name="heading 2" w:semiHidden="1" w:uiPriority="4" w:unhideWhenUsed="1" w:qFormat="1"/>
    <w:lsdException w:name="heading 3" w:semiHidden="1" w:uiPriority="4" w:unhideWhenUsed="1" w:qFormat="1"/>
    <w:lsdException w:name="heading 4" w:semiHidden="1" w:uiPriority="4" w:unhideWhenUsed="1" w:qFormat="1"/>
    <w:lsdException w:name="heading 5" w:semiHidden="1" w:uiPriority="4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5" w:unhideWhenUsed="1" w:qFormat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 w:qFormat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9" w:unhideWhenUsed="1" w:qFormat="1"/>
    <w:lsdException w:name="List Number" w:semiHidden="1" w:uiPriority="9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4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3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 w:qFormat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85037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paragraph" w:styleId="Heading1">
    <w:name w:val="heading 1"/>
    <w:basedOn w:val="Normal"/>
    <w:next w:val="Normal"/>
    <w:link w:val="Heading1Char"/>
    <w:uiPriority w:val="4"/>
    <w:qFormat/>
    <w:rsid w:val="009407FD"/>
    <w:pPr>
      <w:keepNext/>
      <w:keepLines/>
      <w:spacing w:line="480" w:lineRule="auto"/>
      <w:jc w:val="center"/>
      <w:outlineLvl w:val="0"/>
    </w:pPr>
    <w:rPr>
      <w:rFonts w:asciiTheme="majorHAnsi" w:eastAsiaTheme="majorEastAsia" w:hAnsiTheme="majorHAnsi" w:cstheme="majorBidi"/>
      <w:b/>
      <w:bCs/>
      <w:kern w:val="24"/>
      <w:lang w:eastAsia="ja-JP"/>
    </w:rPr>
  </w:style>
  <w:style w:type="paragraph" w:styleId="Heading2">
    <w:name w:val="heading 2"/>
    <w:basedOn w:val="Normal"/>
    <w:next w:val="Normal"/>
    <w:link w:val="Heading2Char"/>
    <w:uiPriority w:val="4"/>
    <w:unhideWhenUsed/>
    <w:qFormat/>
    <w:rsid w:val="009407FD"/>
    <w:pPr>
      <w:keepNext/>
      <w:keepLines/>
      <w:spacing w:line="480" w:lineRule="auto"/>
      <w:jc w:val="both"/>
      <w:outlineLvl w:val="1"/>
    </w:pPr>
    <w:rPr>
      <w:rFonts w:asciiTheme="majorHAnsi" w:eastAsiaTheme="majorEastAsia" w:hAnsiTheme="majorHAnsi" w:cstheme="majorBidi"/>
      <w:b/>
      <w:bCs/>
      <w:kern w:val="24"/>
      <w:lang w:eastAsia="ja-JP"/>
    </w:rPr>
  </w:style>
  <w:style w:type="paragraph" w:styleId="Heading3">
    <w:name w:val="heading 3"/>
    <w:basedOn w:val="Normal"/>
    <w:next w:val="Normal"/>
    <w:link w:val="Heading3Char"/>
    <w:uiPriority w:val="4"/>
    <w:unhideWhenUsed/>
    <w:qFormat/>
    <w:rsid w:val="009407FD"/>
    <w:pPr>
      <w:keepNext/>
      <w:keepLines/>
      <w:spacing w:line="480" w:lineRule="auto"/>
      <w:ind w:firstLine="720"/>
      <w:jc w:val="both"/>
      <w:outlineLvl w:val="2"/>
    </w:pPr>
    <w:rPr>
      <w:rFonts w:asciiTheme="majorHAnsi" w:eastAsiaTheme="majorEastAsia" w:hAnsiTheme="majorHAnsi" w:cstheme="majorBidi"/>
      <w:b/>
      <w:bCs/>
      <w:kern w:val="24"/>
      <w:lang w:eastAsia="ja-JP"/>
    </w:rPr>
  </w:style>
  <w:style w:type="paragraph" w:styleId="Heading4">
    <w:name w:val="heading 4"/>
    <w:basedOn w:val="Normal"/>
    <w:next w:val="Normal"/>
    <w:link w:val="Heading4Char"/>
    <w:uiPriority w:val="4"/>
    <w:unhideWhenUsed/>
    <w:qFormat/>
    <w:rsid w:val="009407FD"/>
    <w:pPr>
      <w:keepNext/>
      <w:keepLines/>
      <w:spacing w:line="480" w:lineRule="auto"/>
      <w:ind w:firstLine="720"/>
      <w:jc w:val="both"/>
      <w:outlineLvl w:val="3"/>
    </w:pPr>
    <w:rPr>
      <w:rFonts w:asciiTheme="majorHAnsi" w:eastAsiaTheme="majorEastAsia" w:hAnsiTheme="majorHAnsi" w:cstheme="majorBidi"/>
      <w:b/>
      <w:bCs/>
      <w:i/>
      <w:iCs/>
      <w:kern w:val="24"/>
      <w:lang w:eastAsia="ja-JP"/>
    </w:rPr>
  </w:style>
  <w:style w:type="paragraph" w:styleId="Heading5">
    <w:name w:val="heading 5"/>
    <w:basedOn w:val="Normal"/>
    <w:next w:val="Normal"/>
    <w:link w:val="Heading5Char"/>
    <w:uiPriority w:val="4"/>
    <w:unhideWhenUsed/>
    <w:qFormat/>
    <w:rsid w:val="009407FD"/>
    <w:pPr>
      <w:keepNext/>
      <w:keepLines/>
      <w:spacing w:line="480" w:lineRule="auto"/>
      <w:ind w:firstLine="720"/>
      <w:jc w:val="both"/>
      <w:outlineLvl w:val="4"/>
    </w:pPr>
    <w:rPr>
      <w:rFonts w:asciiTheme="majorHAnsi" w:eastAsiaTheme="majorEastAsia" w:hAnsiTheme="majorHAnsi" w:cstheme="majorBidi"/>
      <w:i/>
      <w:iCs/>
      <w:kern w:val="24"/>
      <w:lang w:eastAsia="ja-JP"/>
    </w:rPr>
  </w:style>
  <w:style w:type="paragraph" w:styleId="Heading6">
    <w:name w:val="heading 6"/>
    <w:basedOn w:val="Normal"/>
    <w:next w:val="Normal"/>
    <w:link w:val="Heading6Char"/>
    <w:uiPriority w:val="9"/>
    <w:semiHidden/>
    <w:qFormat/>
    <w:rsid w:val="009407FD"/>
    <w:pPr>
      <w:keepNext/>
      <w:keepLines/>
      <w:spacing w:before="40" w:line="480" w:lineRule="auto"/>
      <w:jc w:val="both"/>
      <w:outlineLvl w:val="5"/>
    </w:pPr>
    <w:rPr>
      <w:rFonts w:asciiTheme="majorHAnsi" w:eastAsiaTheme="majorEastAsia" w:hAnsiTheme="majorHAnsi" w:cstheme="majorBidi"/>
      <w:color w:val="1F3763" w:themeColor="accent1" w:themeShade="7F"/>
      <w:kern w:val="24"/>
      <w:lang w:eastAsia="ja-JP"/>
    </w:rPr>
  </w:style>
  <w:style w:type="paragraph" w:styleId="Heading7">
    <w:name w:val="heading 7"/>
    <w:basedOn w:val="Normal"/>
    <w:next w:val="Normal"/>
    <w:link w:val="Heading7Char"/>
    <w:uiPriority w:val="9"/>
    <w:semiHidden/>
    <w:qFormat/>
    <w:rsid w:val="009407FD"/>
    <w:pPr>
      <w:keepNext/>
      <w:keepLines/>
      <w:spacing w:before="40" w:line="480" w:lineRule="auto"/>
      <w:jc w:val="both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  <w:kern w:val="24"/>
      <w:lang w:eastAsia="ja-JP"/>
    </w:rPr>
  </w:style>
  <w:style w:type="paragraph" w:styleId="Heading8">
    <w:name w:val="heading 8"/>
    <w:basedOn w:val="Normal"/>
    <w:next w:val="Normal"/>
    <w:link w:val="Heading8Char"/>
    <w:uiPriority w:val="9"/>
    <w:semiHidden/>
    <w:qFormat/>
    <w:rsid w:val="009407FD"/>
    <w:pPr>
      <w:keepNext/>
      <w:keepLines/>
      <w:spacing w:before="40" w:line="480" w:lineRule="auto"/>
      <w:jc w:val="both"/>
      <w:outlineLvl w:val="7"/>
    </w:pPr>
    <w:rPr>
      <w:rFonts w:asciiTheme="majorHAnsi" w:eastAsiaTheme="majorEastAsia" w:hAnsiTheme="majorHAnsi" w:cstheme="majorBidi"/>
      <w:color w:val="272727" w:themeColor="text1" w:themeTint="D8"/>
      <w:kern w:val="24"/>
      <w:sz w:val="22"/>
      <w:szCs w:val="21"/>
      <w:lang w:eastAsia="ja-JP"/>
    </w:rPr>
  </w:style>
  <w:style w:type="paragraph" w:styleId="Heading9">
    <w:name w:val="heading 9"/>
    <w:basedOn w:val="Normal"/>
    <w:next w:val="Normal"/>
    <w:link w:val="Heading9Char"/>
    <w:uiPriority w:val="9"/>
    <w:semiHidden/>
    <w:qFormat/>
    <w:rsid w:val="009407FD"/>
    <w:pPr>
      <w:keepNext/>
      <w:keepLines/>
      <w:spacing w:before="40" w:line="480" w:lineRule="auto"/>
      <w:jc w:val="both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kern w:val="24"/>
      <w:sz w:val="22"/>
      <w:szCs w:val="21"/>
      <w:lang w:eastAsia="ja-JP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885037"/>
    <w:pPr>
      <w:spacing w:after="200"/>
      <w:jc w:val="both"/>
    </w:pPr>
    <w:rPr>
      <w:rFonts w:asciiTheme="minorHAnsi" w:eastAsiaTheme="minorEastAsia" w:hAnsiTheme="minorHAnsi" w:cstheme="minorBidi"/>
      <w:i/>
      <w:iCs/>
      <w:color w:val="44546A" w:themeColor="text2"/>
      <w:kern w:val="24"/>
      <w:szCs w:val="18"/>
      <w:lang w:eastAsia="ja-JP"/>
    </w:rPr>
  </w:style>
  <w:style w:type="paragraph" w:styleId="CommentText">
    <w:name w:val="annotation text"/>
    <w:basedOn w:val="Normal"/>
    <w:link w:val="CommentTextChar"/>
    <w:uiPriority w:val="99"/>
    <w:unhideWhenUsed/>
    <w:rsid w:val="00885037"/>
    <w:pPr>
      <w:jc w:val="both"/>
    </w:pPr>
    <w:rPr>
      <w:rFonts w:asciiTheme="minorHAnsi" w:eastAsiaTheme="minorEastAsia" w:hAnsiTheme="minorHAnsi" w:cstheme="minorBidi"/>
      <w:kern w:val="24"/>
      <w:sz w:val="22"/>
      <w:szCs w:val="20"/>
      <w:lang w:eastAsia="ja-JP"/>
    </w:rPr>
  </w:style>
  <w:style w:type="character" w:customStyle="1" w:styleId="CommentTextChar">
    <w:name w:val="Comment Text Char"/>
    <w:basedOn w:val="DefaultParagraphFont"/>
    <w:link w:val="CommentText"/>
    <w:uiPriority w:val="99"/>
    <w:rsid w:val="00885037"/>
    <w:rPr>
      <w:rFonts w:eastAsiaTheme="minorEastAsia"/>
      <w:kern w:val="24"/>
      <w:szCs w:val="20"/>
      <w:lang w:eastAsia="ja-JP"/>
      <w14:ligatures w14:val="none"/>
    </w:rPr>
  </w:style>
  <w:style w:type="paragraph" w:styleId="ListParagraph">
    <w:name w:val="List Paragraph"/>
    <w:basedOn w:val="Normal"/>
    <w:uiPriority w:val="34"/>
    <w:unhideWhenUsed/>
    <w:qFormat/>
    <w:rsid w:val="00885037"/>
    <w:pPr>
      <w:spacing w:line="480" w:lineRule="auto"/>
      <w:ind w:left="720"/>
      <w:contextualSpacing/>
      <w:jc w:val="both"/>
    </w:pPr>
    <w:rPr>
      <w:rFonts w:asciiTheme="minorHAnsi" w:eastAsiaTheme="minorEastAsia" w:hAnsiTheme="minorHAnsi" w:cstheme="minorBidi"/>
      <w:kern w:val="24"/>
      <w:lang w:eastAsia="ja-JP"/>
    </w:rPr>
  </w:style>
  <w:style w:type="character" w:styleId="CommentReference">
    <w:name w:val="annotation reference"/>
    <w:basedOn w:val="DefaultParagraphFont"/>
    <w:uiPriority w:val="99"/>
    <w:semiHidden/>
    <w:unhideWhenUsed/>
    <w:rsid w:val="00885037"/>
    <w:rPr>
      <w:sz w:val="22"/>
      <w:szCs w:val="16"/>
    </w:rPr>
  </w:style>
  <w:style w:type="character" w:customStyle="1" w:styleId="Heading1Char">
    <w:name w:val="Heading 1 Char"/>
    <w:basedOn w:val="DefaultParagraphFont"/>
    <w:link w:val="Heading1"/>
    <w:uiPriority w:val="4"/>
    <w:rsid w:val="009407FD"/>
    <w:rPr>
      <w:rFonts w:asciiTheme="majorHAnsi" w:eastAsiaTheme="majorEastAsia" w:hAnsiTheme="majorHAnsi" w:cstheme="majorBidi"/>
      <w:b/>
      <w:bCs/>
      <w:kern w:val="24"/>
      <w:sz w:val="24"/>
      <w:szCs w:val="24"/>
      <w:lang w:eastAsia="ja-JP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4"/>
    <w:rsid w:val="009407FD"/>
    <w:rPr>
      <w:rFonts w:asciiTheme="majorHAnsi" w:eastAsiaTheme="majorEastAsia" w:hAnsiTheme="majorHAnsi" w:cstheme="majorBidi"/>
      <w:b/>
      <w:bCs/>
      <w:kern w:val="24"/>
      <w:sz w:val="24"/>
      <w:szCs w:val="24"/>
      <w:lang w:eastAsia="ja-JP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4"/>
    <w:rsid w:val="009407FD"/>
    <w:rPr>
      <w:rFonts w:asciiTheme="majorHAnsi" w:eastAsiaTheme="majorEastAsia" w:hAnsiTheme="majorHAnsi" w:cstheme="majorBidi"/>
      <w:b/>
      <w:bCs/>
      <w:kern w:val="24"/>
      <w:sz w:val="24"/>
      <w:szCs w:val="24"/>
      <w:lang w:eastAsia="ja-JP"/>
      <w14:ligatures w14:val="none"/>
    </w:rPr>
  </w:style>
  <w:style w:type="character" w:customStyle="1" w:styleId="Heading4Char">
    <w:name w:val="Heading 4 Char"/>
    <w:basedOn w:val="DefaultParagraphFont"/>
    <w:link w:val="Heading4"/>
    <w:uiPriority w:val="4"/>
    <w:rsid w:val="009407FD"/>
    <w:rPr>
      <w:rFonts w:asciiTheme="majorHAnsi" w:eastAsiaTheme="majorEastAsia" w:hAnsiTheme="majorHAnsi" w:cstheme="majorBidi"/>
      <w:b/>
      <w:bCs/>
      <w:i/>
      <w:iCs/>
      <w:kern w:val="24"/>
      <w:sz w:val="24"/>
      <w:szCs w:val="24"/>
      <w:lang w:eastAsia="ja-JP"/>
      <w14:ligatures w14:val="none"/>
    </w:rPr>
  </w:style>
  <w:style w:type="character" w:customStyle="1" w:styleId="Heading5Char">
    <w:name w:val="Heading 5 Char"/>
    <w:basedOn w:val="DefaultParagraphFont"/>
    <w:link w:val="Heading5"/>
    <w:uiPriority w:val="4"/>
    <w:rsid w:val="009407FD"/>
    <w:rPr>
      <w:rFonts w:asciiTheme="majorHAnsi" w:eastAsiaTheme="majorEastAsia" w:hAnsiTheme="majorHAnsi" w:cstheme="majorBidi"/>
      <w:i/>
      <w:iCs/>
      <w:kern w:val="24"/>
      <w:sz w:val="24"/>
      <w:szCs w:val="24"/>
      <w:lang w:eastAsia="ja-JP"/>
      <w14:ligatures w14:val="none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407FD"/>
    <w:rPr>
      <w:rFonts w:asciiTheme="majorHAnsi" w:eastAsiaTheme="majorEastAsia" w:hAnsiTheme="majorHAnsi" w:cstheme="majorBidi"/>
      <w:color w:val="1F3763" w:themeColor="accent1" w:themeShade="7F"/>
      <w:kern w:val="24"/>
      <w:sz w:val="24"/>
      <w:szCs w:val="24"/>
      <w:lang w:eastAsia="ja-JP"/>
      <w14:ligatures w14:val="none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407FD"/>
    <w:rPr>
      <w:rFonts w:asciiTheme="majorHAnsi" w:eastAsiaTheme="majorEastAsia" w:hAnsiTheme="majorHAnsi" w:cstheme="majorBidi"/>
      <w:i/>
      <w:iCs/>
      <w:color w:val="1F3763" w:themeColor="accent1" w:themeShade="7F"/>
      <w:kern w:val="24"/>
      <w:sz w:val="24"/>
      <w:szCs w:val="24"/>
      <w:lang w:eastAsia="ja-JP"/>
      <w14:ligatures w14:val="none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407FD"/>
    <w:rPr>
      <w:rFonts w:asciiTheme="majorHAnsi" w:eastAsiaTheme="majorEastAsia" w:hAnsiTheme="majorHAnsi" w:cstheme="majorBidi"/>
      <w:color w:val="272727" w:themeColor="text1" w:themeTint="D8"/>
      <w:kern w:val="24"/>
      <w:szCs w:val="21"/>
      <w:lang w:eastAsia="ja-JP"/>
      <w14:ligatures w14:val="none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407FD"/>
    <w:rPr>
      <w:rFonts w:asciiTheme="majorHAnsi" w:eastAsiaTheme="majorEastAsia" w:hAnsiTheme="majorHAnsi" w:cstheme="majorBidi"/>
      <w:i/>
      <w:iCs/>
      <w:color w:val="272727" w:themeColor="text1" w:themeTint="D8"/>
      <w:kern w:val="24"/>
      <w:szCs w:val="21"/>
      <w:lang w:eastAsia="ja-JP"/>
      <w14:ligatures w14:val="none"/>
    </w:rPr>
  </w:style>
  <w:style w:type="paragraph" w:customStyle="1" w:styleId="SectionTitle">
    <w:name w:val="Section Title"/>
    <w:basedOn w:val="Normal"/>
    <w:uiPriority w:val="2"/>
    <w:qFormat/>
    <w:rsid w:val="009407FD"/>
    <w:pPr>
      <w:pageBreakBefore/>
      <w:spacing w:line="480" w:lineRule="auto"/>
      <w:jc w:val="center"/>
      <w:outlineLvl w:val="0"/>
    </w:pPr>
    <w:rPr>
      <w:rFonts w:asciiTheme="majorHAnsi" w:eastAsiaTheme="majorEastAsia" w:hAnsiTheme="majorHAnsi" w:cstheme="majorBidi"/>
      <w:kern w:val="24"/>
      <w:lang w:eastAsia="ja-JP"/>
    </w:rPr>
  </w:style>
  <w:style w:type="paragraph" w:styleId="Header">
    <w:name w:val="header"/>
    <w:basedOn w:val="Normal"/>
    <w:link w:val="HeaderChar"/>
    <w:uiPriority w:val="99"/>
    <w:unhideWhenUsed/>
    <w:qFormat/>
    <w:rsid w:val="009407FD"/>
    <w:pPr>
      <w:jc w:val="both"/>
    </w:pPr>
    <w:rPr>
      <w:rFonts w:asciiTheme="minorHAnsi" w:eastAsiaTheme="minorEastAsia" w:hAnsiTheme="minorHAnsi" w:cstheme="minorBidi"/>
      <w:kern w:val="24"/>
      <w:lang w:eastAsia="ja-JP"/>
    </w:rPr>
  </w:style>
  <w:style w:type="character" w:customStyle="1" w:styleId="HeaderChar">
    <w:name w:val="Header Char"/>
    <w:basedOn w:val="DefaultParagraphFont"/>
    <w:link w:val="Header"/>
    <w:uiPriority w:val="99"/>
    <w:rsid w:val="009407FD"/>
    <w:rPr>
      <w:rFonts w:eastAsiaTheme="minorEastAsia"/>
      <w:kern w:val="24"/>
      <w:sz w:val="24"/>
      <w:szCs w:val="24"/>
      <w:lang w:eastAsia="ja-JP"/>
      <w14:ligatures w14:val="none"/>
    </w:rPr>
  </w:style>
  <w:style w:type="character" w:styleId="Strong">
    <w:name w:val="Strong"/>
    <w:basedOn w:val="DefaultParagraphFont"/>
    <w:uiPriority w:val="22"/>
    <w:unhideWhenUsed/>
    <w:qFormat/>
    <w:rsid w:val="009407FD"/>
    <w:rPr>
      <w:b w:val="0"/>
      <w:bCs w:val="0"/>
      <w:caps/>
      <w:smallCaps w:val="0"/>
    </w:rPr>
  </w:style>
  <w:style w:type="character" w:styleId="PlaceholderText">
    <w:name w:val="Placeholder Text"/>
    <w:basedOn w:val="DefaultParagraphFont"/>
    <w:uiPriority w:val="99"/>
    <w:semiHidden/>
    <w:rsid w:val="009407FD"/>
    <w:rPr>
      <w:color w:val="404040" w:themeColor="text1" w:themeTint="BF"/>
    </w:rPr>
  </w:style>
  <w:style w:type="paragraph" w:styleId="NoSpacing">
    <w:name w:val="No Spacing"/>
    <w:aliases w:val="No Indent"/>
    <w:uiPriority w:val="3"/>
    <w:qFormat/>
    <w:rsid w:val="009407FD"/>
    <w:pPr>
      <w:spacing w:after="0" w:line="480" w:lineRule="auto"/>
    </w:pPr>
    <w:rPr>
      <w:rFonts w:eastAsiaTheme="minorEastAsia"/>
      <w:kern w:val="0"/>
      <w:sz w:val="24"/>
      <w:szCs w:val="24"/>
      <w:lang w:eastAsia="ja-JP"/>
      <w14:ligatures w14:val="none"/>
    </w:rPr>
  </w:style>
  <w:style w:type="paragraph" w:styleId="Title">
    <w:name w:val="Title"/>
    <w:basedOn w:val="Normal"/>
    <w:link w:val="TitleChar"/>
    <w:qFormat/>
    <w:rsid w:val="009407FD"/>
    <w:pPr>
      <w:spacing w:before="2400" w:line="480" w:lineRule="auto"/>
      <w:contextualSpacing/>
      <w:jc w:val="center"/>
    </w:pPr>
    <w:rPr>
      <w:rFonts w:asciiTheme="majorHAnsi" w:eastAsiaTheme="majorEastAsia" w:hAnsiTheme="majorHAnsi" w:cstheme="majorBidi"/>
      <w:kern w:val="24"/>
      <w:lang w:eastAsia="ja-JP"/>
    </w:rPr>
  </w:style>
  <w:style w:type="character" w:customStyle="1" w:styleId="TitleChar">
    <w:name w:val="Title Char"/>
    <w:basedOn w:val="DefaultParagraphFont"/>
    <w:link w:val="Title"/>
    <w:rsid w:val="009407FD"/>
    <w:rPr>
      <w:rFonts w:asciiTheme="majorHAnsi" w:eastAsiaTheme="majorEastAsia" w:hAnsiTheme="majorHAnsi" w:cstheme="majorBidi"/>
      <w:kern w:val="24"/>
      <w:sz w:val="24"/>
      <w:szCs w:val="24"/>
      <w:lang w:eastAsia="ja-JP"/>
      <w14:ligatures w14:val="none"/>
    </w:rPr>
  </w:style>
  <w:style w:type="character" w:styleId="Emphasis">
    <w:name w:val="Emphasis"/>
    <w:basedOn w:val="DefaultParagraphFont"/>
    <w:uiPriority w:val="4"/>
    <w:unhideWhenUsed/>
    <w:qFormat/>
    <w:rsid w:val="009407FD"/>
    <w:rPr>
      <w:i/>
      <w:i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407FD"/>
    <w:pPr>
      <w:jc w:val="both"/>
    </w:pPr>
    <w:rPr>
      <w:rFonts w:ascii="Segoe UI" w:eastAsiaTheme="minorEastAsia" w:hAnsi="Segoe UI" w:cs="Segoe UI"/>
      <w:kern w:val="24"/>
      <w:sz w:val="22"/>
      <w:szCs w:val="18"/>
      <w:lang w:eastAsia="ja-JP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407FD"/>
    <w:rPr>
      <w:rFonts w:ascii="Segoe UI" w:eastAsiaTheme="minorEastAsia" w:hAnsi="Segoe UI" w:cs="Segoe UI"/>
      <w:kern w:val="24"/>
      <w:szCs w:val="18"/>
      <w:lang w:eastAsia="ja-JP"/>
      <w14:ligatures w14:val="none"/>
    </w:rPr>
  </w:style>
  <w:style w:type="paragraph" w:styleId="Bibliography">
    <w:name w:val="Bibliography"/>
    <w:basedOn w:val="Normal"/>
    <w:next w:val="Normal"/>
    <w:uiPriority w:val="37"/>
    <w:unhideWhenUsed/>
    <w:qFormat/>
    <w:rsid w:val="009407FD"/>
    <w:pPr>
      <w:spacing w:line="480" w:lineRule="auto"/>
      <w:ind w:left="720" w:hanging="720"/>
      <w:jc w:val="both"/>
    </w:pPr>
    <w:rPr>
      <w:rFonts w:asciiTheme="minorHAnsi" w:eastAsiaTheme="minorEastAsia" w:hAnsiTheme="minorHAnsi" w:cstheme="minorBidi"/>
      <w:kern w:val="24"/>
      <w:lang w:eastAsia="ja-JP"/>
    </w:rPr>
  </w:style>
  <w:style w:type="paragraph" w:styleId="BlockText">
    <w:name w:val="Block Text"/>
    <w:basedOn w:val="Normal"/>
    <w:uiPriority w:val="99"/>
    <w:semiHidden/>
    <w:unhideWhenUsed/>
    <w:rsid w:val="009407FD"/>
    <w:pPr>
      <w:pBdr>
        <w:top w:val="single" w:sz="2" w:space="10" w:color="595959" w:themeColor="text1" w:themeTint="A6" w:shadow="1"/>
        <w:left w:val="single" w:sz="2" w:space="10" w:color="595959" w:themeColor="text1" w:themeTint="A6" w:shadow="1"/>
        <w:bottom w:val="single" w:sz="2" w:space="10" w:color="595959" w:themeColor="text1" w:themeTint="A6" w:shadow="1"/>
        <w:right w:val="single" w:sz="2" w:space="10" w:color="595959" w:themeColor="text1" w:themeTint="A6" w:shadow="1"/>
      </w:pBdr>
      <w:spacing w:line="480" w:lineRule="auto"/>
      <w:ind w:left="1152" w:right="1152"/>
      <w:jc w:val="both"/>
    </w:pPr>
    <w:rPr>
      <w:rFonts w:asciiTheme="minorHAnsi" w:eastAsiaTheme="minorEastAsia" w:hAnsiTheme="minorHAnsi" w:cstheme="minorBidi"/>
      <w:i/>
      <w:iCs/>
      <w:color w:val="595959" w:themeColor="text1" w:themeTint="A6"/>
      <w:kern w:val="24"/>
      <w:lang w:eastAsia="ja-JP"/>
    </w:rPr>
  </w:style>
  <w:style w:type="paragraph" w:styleId="BodyText">
    <w:name w:val="Body Text"/>
    <w:basedOn w:val="Normal"/>
    <w:link w:val="BodyTextChar"/>
    <w:uiPriority w:val="99"/>
    <w:unhideWhenUsed/>
    <w:rsid w:val="009407FD"/>
    <w:pPr>
      <w:spacing w:after="120" w:line="480" w:lineRule="auto"/>
      <w:jc w:val="both"/>
    </w:pPr>
    <w:rPr>
      <w:rFonts w:asciiTheme="minorHAnsi" w:eastAsiaTheme="minorEastAsia" w:hAnsiTheme="minorHAnsi" w:cstheme="minorBidi"/>
      <w:kern w:val="24"/>
      <w:lang w:eastAsia="ja-JP"/>
    </w:rPr>
  </w:style>
  <w:style w:type="character" w:customStyle="1" w:styleId="BodyTextChar">
    <w:name w:val="Body Text Char"/>
    <w:basedOn w:val="DefaultParagraphFont"/>
    <w:link w:val="BodyText"/>
    <w:uiPriority w:val="99"/>
    <w:rsid w:val="009407FD"/>
    <w:rPr>
      <w:rFonts w:eastAsiaTheme="minorEastAsia"/>
      <w:kern w:val="24"/>
      <w:sz w:val="24"/>
      <w:szCs w:val="24"/>
      <w:lang w:eastAsia="ja-JP"/>
      <w14:ligatures w14:val="none"/>
    </w:rPr>
  </w:style>
  <w:style w:type="paragraph" w:styleId="BodyText2">
    <w:name w:val="Body Text 2"/>
    <w:basedOn w:val="Normal"/>
    <w:link w:val="BodyText2Char"/>
    <w:uiPriority w:val="99"/>
    <w:semiHidden/>
    <w:unhideWhenUsed/>
    <w:rsid w:val="009407FD"/>
    <w:pPr>
      <w:spacing w:after="120" w:line="480" w:lineRule="auto"/>
      <w:jc w:val="both"/>
    </w:pPr>
    <w:rPr>
      <w:rFonts w:asciiTheme="minorHAnsi" w:eastAsiaTheme="minorEastAsia" w:hAnsiTheme="minorHAnsi" w:cstheme="minorBidi"/>
      <w:kern w:val="24"/>
      <w:lang w:eastAsia="ja-JP"/>
    </w:rPr>
  </w:style>
  <w:style w:type="character" w:customStyle="1" w:styleId="BodyText2Char">
    <w:name w:val="Body Text 2 Char"/>
    <w:basedOn w:val="DefaultParagraphFont"/>
    <w:link w:val="BodyText2"/>
    <w:uiPriority w:val="99"/>
    <w:semiHidden/>
    <w:rsid w:val="009407FD"/>
    <w:rPr>
      <w:rFonts w:eastAsiaTheme="minorEastAsia"/>
      <w:kern w:val="24"/>
      <w:sz w:val="24"/>
      <w:szCs w:val="24"/>
      <w:lang w:eastAsia="ja-JP"/>
      <w14:ligatures w14:val="none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9407FD"/>
    <w:pPr>
      <w:spacing w:after="120" w:line="480" w:lineRule="auto"/>
      <w:jc w:val="both"/>
    </w:pPr>
    <w:rPr>
      <w:rFonts w:asciiTheme="minorHAnsi" w:eastAsiaTheme="minorEastAsia" w:hAnsiTheme="minorHAnsi" w:cstheme="minorBidi"/>
      <w:kern w:val="24"/>
      <w:sz w:val="22"/>
      <w:szCs w:val="16"/>
      <w:lang w:eastAsia="ja-JP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9407FD"/>
    <w:rPr>
      <w:rFonts w:eastAsiaTheme="minorEastAsia"/>
      <w:kern w:val="24"/>
      <w:szCs w:val="16"/>
      <w:lang w:eastAsia="ja-JP"/>
      <w14:ligatures w14:val="none"/>
    </w:rPr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rsid w:val="009407FD"/>
    <w:pPr>
      <w:spacing w:after="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  <w:rsid w:val="009407FD"/>
    <w:rPr>
      <w:rFonts w:eastAsiaTheme="minorEastAsia"/>
      <w:kern w:val="24"/>
      <w:sz w:val="24"/>
      <w:szCs w:val="24"/>
      <w:lang w:eastAsia="ja-JP"/>
      <w14:ligatures w14:val="none"/>
    </w:rPr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9407FD"/>
    <w:pPr>
      <w:spacing w:after="120" w:line="480" w:lineRule="auto"/>
      <w:ind w:left="360"/>
      <w:jc w:val="both"/>
    </w:pPr>
    <w:rPr>
      <w:rFonts w:asciiTheme="minorHAnsi" w:eastAsiaTheme="minorEastAsia" w:hAnsiTheme="minorHAnsi" w:cstheme="minorBidi"/>
      <w:kern w:val="24"/>
      <w:lang w:eastAsia="ja-JP"/>
    </w:r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9407FD"/>
    <w:rPr>
      <w:rFonts w:eastAsiaTheme="minorEastAsia"/>
      <w:kern w:val="24"/>
      <w:sz w:val="24"/>
      <w:szCs w:val="24"/>
      <w:lang w:eastAsia="ja-JP"/>
      <w14:ligatures w14:val="none"/>
    </w:rPr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rsid w:val="009407FD"/>
    <w:pPr>
      <w:spacing w:after="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  <w:rsid w:val="009407FD"/>
    <w:rPr>
      <w:rFonts w:eastAsiaTheme="minorEastAsia"/>
      <w:kern w:val="24"/>
      <w:sz w:val="24"/>
      <w:szCs w:val="24"/>
      <w:lang w:eastAsia="ja-JP"/>
      <w14:ligatures w14:val="none"/>
    </w:rPr>
  </w:style>
  <w:style w:type="paragraph" w:styleId="BodyTextIndent2">
    <w:name w:val="Body Text Indent 2"/>
    <w:basedOn w:val="Normal"/>
    <w:link w:val="BodyTextIndent2Char"/>
    <w:uiPriority w:val="99"/>
    <w:semiHidden/>
    <w:unhideWhenUsed/>
    <w:rsid w:val="009407FD"/>
    <w:pPr>
      <w:spacing w:after="120" w:line="480" w:lineRule="auto"/>
      <w:ind w:left="360"/>
      <w:jc w:val="both"/>
    </w:pPr>
    <w:rPr>
      <w:rFonts w:asciiTheme="minorHAnsi" w:eastAsiaTheme="minorEastAsia" w:hAnsiTheme="minorHAnsi" w:cstheme="minorBidi"/>
      <w:kern w:val="24"/>
      <w:lang w:eastAsia="ja-JP"/>
    </w:r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sid w:val="009407FD"/>
    <w:rPr>
      <w:rFonts w:eastAsiaTheme="minorEastAsia"/>
      <w:kern w:val="24"/>
      <w:sz w:val="24"/>
      <w:szCs w:val="24"/>
      <w:lang w:eastAsia="ja-JP"/>
      <w14:ligatures w14:val="none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9407FD"/>
    <w:pPr>
      <w:spacing w:after="120" w:line="480" w:lineRule="auto"/>
      <w:ind w:left="360"/>
      <w:jc w:val="both"/>
    </w:pPr>
    <w:rPr>
      <w:rFonts w:asciiTheme="minorHAnsi" w:eastAsiaTheme="minorEastAsia" w:hAnsiTheme="minorHAnsi" w:cstheme="minorBidi"/>
      <w:kern w:val="24"/>
      <w:sz w:val="22"/>
      <w:szCs w:val="16"/>
      <w:lang w:eastAsia="ja-JP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9407FD"/>
    <w:rPr>
      <w:rFonts w:eastAsiaTheme="minorEastAsia"/>
      <w:kern w:val="24"/>
      <w:szCs w:val="16"/>
      <w:lang w:eastAsia="ja-JP"/>
      <w14:ligatures w14:val="none"/>
    </w:rPr>
  </w:style>
  <w:style w:type="paragraph" w:styleId="Closing">
    <w:name w:val="Closing"/>
    <w:basedOn w:val="Normal"/>
    <w:link w:val="ClosingChar"/>
    <w:uiPriority w:val="99"/>
    <w:semiHidden/>
    <w:unhideWhenUsed/>
    <w:rsid w:val="009407FD"/>
    <w:pPr>
      <w:ind w:left="4320"/>
      <w:jc w:val="both"/>
    </w:pPr>
    <w:rPr>
      <w:rFonts w:asciiTheme="minorHAnsi" w:eastAsiaTheme="minorEastAsia" w:hAnsiTheme="minorHAnsi" w:cstheme="minorBidi"/>
      <w:kern w:val="24"/>
      <w:lang w:eastAsia="ja-JP"/>
    </w:rPr>
  </w:style>
  <w:style w:type="character" w:customStyle="1" w:styleId="ClosingChar">
    <w:name w:val="Closing Char"/>
    <w:basedOn w:val="DefaultParagraphFont"/>
    <w:link w:val="Closing"/>
    <w:uiPriority w:val="99"/>
    <w:semiHidden/>
    <w:rsid w:val="009407FD"/>
    <w:rPr>
      <w:rFonts w:eastAsiaTheme="minorEastAsia"/>
      <w:kern w:val="24"/>
      <w:sz w:val="24"/>
      <w:szCs w:val="24"/>
      <w:lang w:eastAsia="ja-JP"/>
      <w14:ligatures w14:val="none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407F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407FD"/>
    <w:rPr>
      <w:rFonts w:eastAsiaTheme="minorEastAsia"/>
      <w:b/>
      <w:bCs/>
      <w:kern w:val="24"/>
      <w:szCs w:val="20"/>
      <w:lang w:eastAsia="ja-JP"/>
      <w14:ligatures w14:val="none"/>
    </w:r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9407FD"/>
    <w:pPr>
      <w:spacing w:line="480" w:lineRule="auto"/>
      <w:jc w:val="both"/>
    </w:pPr>
    <w:rPr>
      <w:rFonts w:asciiTheme="minorHAnsi" w:eastAsiaTheme="minorEastAsia" w:hAnsiTheme="minorHAnsi" w:cstheme="minorBidi"/>
      <w:kern w:val="24"/>
      <w:lang w:eastAsia="ja-JP"/>
    </w:rPr>
  </w:style>
  <w:style w:type="character" w:customStyle="1" w:styleId="DateChar">
    <w:name w:val="Date Char"/>
    <w:basedOn w:val="DefaultParagraphFont"/>
    <w:link w:val="Date"/>
    <w:uiPriority w:val="99"/>
    <w:semiHidden/>
    <w:rsid w:val="009407FD"/>
    <w:rPr>
      <w:rFonts w:eastAsiaTheme="minorEastAsia"/>
      <w:kern w:val="24"/>
      <w:sz w:val="24"/>
      <w:szCs w:val="24"/>
      <w:lang w:eastAsia="ja-JP"/>
      <w14:ligatures w14:val="none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9407FD"/>
    <w:pPr>
      <w:jc w:val="both"/>
    </w:pPr>
    <w:rPr>
      <w:rFonts w:ascii="Segoe UI" w:eastAsiaTheme="minorEastAsia" w:hAnsi="Segoe UI" w:cs="Segoe UI"/>
      <w:kern w:val="24"/>
      <w:sz w:val="22"/>
      <w:szCs w:val="16"/>
      <w:lang w:eastAsia="ja-JP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9407FD"/>
    <w:rPr>
      <w:rFonts w:ascii="Segoe UI" w:eastAsiaTheme="minorEastAsia" w:hAnsi="Segoe UI" w:cs="Segoe UI"/>
      <w:kern w:val="24"/>
      <w:szCs w:val="16"/>
      <w:lang w:eastAsia="ja-JP"/>
      <w14:ligatures w14:val="none"/>
    </w:rPr>
  </w:style>
  <w:style w:type="paragraph" w:styleId="E-mailSignature">
    <w:name w:val="E-mail Signature"/>
    <w:basedOn w:val="Normal"/>
    <w:link w:val="E-mailSignatureChar"/>
    <w:uiPriority w:val="99"/>
    <w:semiHidden/>
    <w:unhideWhenUsed/>
    <w:rsid w:val="009407FD"/>
    <w:pPr>
      <w:jc w:val="both"/>
    </w:pPr>
    <w:rPr>
      <w:rFonts w:asciiTheme="minorHAnsi" w:eastAsiaTheme="minorEastAsia" w:hAnsiTheme="minorHAnsi" w:cstheme="minorBidi"/>
      <w:kern w:val="24"/>
      <w:lang w:eastAsia="ja-JP"/>
    </w:rPr>
  </w:style>
  <w:style w:type="character" w:customStyle="1" w:styleId="E-mailSignatureChar">
    <w:name w:val="E-mail Signature Char"/>
    <w:basedOn w:val="DefaultParagraphFont"/>
    <w:link w:val="E-mailSignature"/>
    <w:uiPriority w:val="99"/>
    <w:semiHidden/>
    <w:rsid w:val="009407FD"/>
    <w:rPr>
      <w:rFonts w:eastAsiaTheme="minorEastAsia"/>
      <w:kern w:val="24"/>
      <w:sz w:val="24"/>
      <w:szCs w:val="24"/>
      <w:lang w:eastAsia="ja-JP"/>
      <w14:ligatures w14:val="none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9407FD"/>
    <w:pPr>
      <w:ind w:firstLine="720"/>
      <w:jc w:val="both"/>
    </w:pPr>
    <w:rPr>
      <w:rFonts w:asciiTheme="minorHAnsi" w:eastAsiaTheme="minorEastAsia" w:hAnsiTheme="minorHAnsi" w:cstheme="minorBidi"/>
      <w:kern w:val="24"/>
      <w:sz w:val="22"/>
      <w:szCs w:val="20"/>
      <w:lang w:eastAsia="ja-JP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9407FD"/>
    <w:rPr>
      <w:rFonts w:eastAsiaTheme="minorEastAsia"/>
      <w:kern w:val="24"/>
      <w:szCs w:val="20"/>
      <w:lang w:eastAsia="ja-JP"/>
      <w14:ligatures w14:val="none"/>
    </w:rPr>
  </w:style>
  <w:style w:type="paragraph" w:styleId="EnvelopeAddress">
    <w:name w:val="envelope address"/>
    <w:basedOn w:val="Normal"/>
    <w:uiPriority w:val="99"/>
    <w:semiHidden/>
    <w:unhideWhenUsed/>
    <w:rsid w:val="009407FD"/>
    <w:pPr>
      <w:framePr w:w="7920" w:h="1980" w:hRule="exact" w:hSpace="180" w:wrap="auto" w:hAnchor="page" w:xAlign="center" w:yAlign="bottom"/>
      <w:ind w:left="2880"/>
      <w:jc w:val="both"/>
    </w:pPr>
    <w:rPr>
      <w:rFonts w:asciiTheme="majorHAnsi" w:eastAsiaTheme="majorEastAsia" w:hAnsiTheme="majorHAnsi" w:cstheme="majorBidi"/>
      <w:kern w:val="24"/>
      <w:lang w:eastAsia="ja-JP"/>
    </w:rPr>
  </w:style>
  <w:style w:type="paragraph" w:styleId="EnvelopeReturn">
    <w:name w:val="envelope return"/>
    <w:basedOn w:val="Normal"/>
    <w:uiPriority w:val="99"/>
    <w:semiHidden/>
    <w:unhideWhenUsed/>
    <w:rsid w:val="009407FD"/>
    <w:pPr>
      <w:jc w:val="both"/>
    </w:pPr>
    <w:rPr>
      <w:rFonts w:asciiTheme="majorHAnsi" w:eastAsiaTheme="majorEastAsia" w:hAnsiTheme="majorHAnsi" w:cstheme="majorBidi"/>
      <w:kern w:val="24"/>
      <w:sz w:val="22"/>
      <w:szCs w:val="20"/>
      <w:lang w:eastAsia="ja-JP"/>
    </w:rPr>
  </w:style>
  <w:style w:type="paragraph" w:styleId="Footer">
    <w:name w:val="footer"/>
    <w:basedOn w:val="Normal"/>
    <w:link w:val="FooterChar"/>
    <w:uiPriority w:val="99"/>
    <w:unhideWhenUsed/>
    <w:rsid w:val="009407FD"/>
    <w:pPr>
      <w:jc w:val="both"/>
    </w:pPr>
    <w:rPr>
      <w:rFonts w:asciiTheme="minorHAnsi" w:eastAsiaTheme="minorEastAsia" w:hAnsiTheme="minorHAnsi" w:cstheme="minorBidi"/>
      <w:kern w:val="24"/>
      <w:lang w:eastAsia="ja-JP"/>
    </w:rPr>
  </w:style>
  <w:style w:type="character" w:customStyle="1" w:styleId="FooterChar">
    <w:name w:val="Footer Char"/>
    <w:basedOn w:val="DefaultParagraphFont"/>
    <w:link w:val="Footer"/>
    <w:uiPriority w:val="99"/>
    <w:rsid w:val="009407FD"/>
    <w:rPr>
      <w:rFonts w:eastAsiaTheme="minorEastAsia"/>
      <w:kern w:val="24"/>
      <w:sz w:val="24"/>
      <w:szCs w:val="24"/>
      <w:lang w:eastAsia="ja-JP"/>
      <w14:ligatures w14:val="none"/>
    </w:rPr>
  </w:style>
  <w:style w:type="table" w:styleId="TableGrid">
    <w:name w:val="Table Grid"/>
    <w:basedOn w:val="TableNormal"/>
    <w:uiPriority w:val="39"/>
    <w:rsid w:val="009407FD"/>
    <w:pPr>
      <w:spacing w:after="0" w:line="240" w:lineRule="auto"/>
      <w:ind w:firstLine="720"/>
    </w:pPr>
    <w:rPr>
      <w:rFonts w:eastAsiaTheme="minorEastAsia"/>
      <w:kern w:val="0"/>
      <w:sz w:val="24"/>
      <w:szCs w:val="24"/>
      <w:lang w:eastAsia="ja-JP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Light">
    <w:name w:val="Grid Table Light"/>
    <w:basedOn w:val="TableNormal"/>
    <w:uiPriority w:val="40"/>
    <w:rsid w:val="009407FD"/>
    <w:pPr>
      <w:spacing w:after="0" w:line="240" w:lineRule="auto"/>
      <w:ind w:firstLine="720"/>
    </w:pPr>
    <w:rPr>
      <w:rFonts w:eastAsiaTheme="minorEastAsia"/>
      <w:kern w:val="0"/>
      <w:sz w:val="24"/>
      <w:szCs w:val="24"/>
      <w:lang w:eastAsia="ja-JP"/>
      <w14:ligatures w14:val="none"/>
    </w:r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HTMLAddress">
    <w:name w:val="HTML Address"/>
    <w:basedOn w:val="Normal"/>
    <w:link w:val="HTMLAddressChar"/>
    <w:uiPriority w:val="99"/>
    <w:semiHidden/>
    <w:unhideWhenUsed/>
    <w:rsid w:val="009407FD"/>
    <w:pPr>
      <w:jc w:val="both"/>
    </w:pPr>
    <w:rPr>
      <w:rFonts w:asciiTheme="minorHAnsi" w:eastAsiaTheme="minorEastAsia" w:hAnsiTheme="minorHAnsi" w:cstheme="minorBidi"/>
      <w:i/>
      <w:iCs/>
      <w:kern w:val="24"/>
      <w:lang w:eastAsia="ja-JP"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sid w:val="009407FD"/>
    <w:rPr>
      <w:rFonts w:eastAsiaTheme="minorEastAsia"/>
      <w:i/>
      <w:iCs/>
      <w:kern w:val="24"/>
      <w:sz w:val="24"/>
      <w:szCs w:val="24"/>
      <w:lang w:eastAsia="ja-JP"/>
      <w14:ligatures w14:val="non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407FD"/>
    <w:pPr>
      <w:jc w:val="both"/>
    </w:pPr>
    <w:rPr>
      <w:rFonts w:ascii="Consolas" w:eastAsiaTheme="minorEastAsia" w:hAnsi="Consolas" w:cs="Consolas"/>
      <w:kern w:val="24"/>
      <w:sz w:val="22"/>
      <w:szCs w:val="20"/>
      <w:lang w:eastAsia="ja-JP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407FD"/>
    <w:rPr>
      <w:rFonts w:ascii="Consolas" w:eastAsiaTheme="minorEastAsia" w:hAnsi="Consolas" w:cs="Consolas"/>
      <w:kern w:val="24"/>
      <w:szCs w:val="20"/>
      <w:lang w:eastAsia="ja-JP"/>
      <w14:ligatures w14:val="none"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9407FD"/>
    <w:pPr>
      <w:ind w:left="240"/>
      <w:jc w:val="both"/>
    </w:pPr>
    <w:rPr>
      <w:rFonts w:asciiTheme="minorHAnsi" w:eastAsiaTheme="minorEastAsia" w:hAnsiTheme="minorHAnsi" w:cstheme="minorBidi"/>
      <w:kern w:val="24"/>
      <w:lang w:eastAsia="ja-JP"/>
    </w:rPr>
  </w:style>
  <w:style w:type="paragraph" w:styleId="Index2">
    <w:name w:val="index 2"/>
    <w:basedOn w:val="Normal"/>
    <w:next w:val="Normal"/>
    <w:autoRedefine/>
    <w:uiPriority w:val="99"/>
    <w:semiHidden/>
    <w:unhideWhenUsed/>
    <w:rsid w:val="009407FD"/>
    <w:pPr>
      <w:ind w:left="480"/>
      <w:jc w:val="both"/>
    </w:pPr>
    <w:rPr>
      <w:rFonts w:asciiTheme="minorHAnsi" w:eastAsiaTheme="minorEastAsia" w:hAnsiTheme="minorHAnsi" w:cstheme="minorBidi"/>
      <w:kern w:val="24"/>
      <w:lang w:eastAsia="ja-JP"/>
    </w:rPr>
  </w:style>
  <w:style w:type="paragraph" w:styleId="Index3">
    <w:name w:val="index 3"/>
    <w:basedOn w:val="Normal"/>
    <w:next w:val="Normal"/>
    <w:autoRedefine/>
    <w:uiPriority w:val="99"/>
    <w:semiHidden/>
    <w:unhideWhenUsed/>
    <w:rsid w:val="009407FD"/>
    <w:pPr>
      <w:ind w:left="720"/>
      <w:jc w:val="both"/>
    </w:pPr>
    <w:rPr>
      <w:rFonts w:asciiTheme="minorHAnsi" w:eastAsiaTheme="minorEastAsia" w:hAnsiTheme="minorHAnsi" w:cstheme="minorBidi"/>
      <w:kern w:val="24"/>
      <w:lang w:eastAsia="ja-JP"/>
    </w:rPr>
  </w:style>
  <w:style w:type="paragraph" w:styleId="Index4">
    <w:name w:val="index 4"/>
    <w:basedOn w:val="Normal"/>
    <w:next w:val="Normal"/>
    <w:autoRedefine/>
    <w:uiPriority w:val="99"/>
    <w:semiHidden/>
    <w:unhideWhenUsed/>
    <w:rsid w:val="009407FD"/>
    <w:pPr>
      <w:ind w:left="960"/>
      <w:jc w:val="both"/>
    </w:pPr>
    <w:rPr>
      <w:rFonts w:asciiTheme="minorHAnsi" w:eastAsiaTheme="minorEastAsia" w:hAnsiTheme="minorHAnsi" w:cstheme="minorBidi"/>
      <w:kern w:val="24"/>
      <w:lang w:eastAsia="ja-JP"/>
    </w:rPr>
  </w:style>
  <w:style w:type="paragraph" w:styleId="Index5">
    <w:name w:val="index 5"/>
    <w:basedOn w:val="Normal"/>
    <w:next w:val="Normal"/>
    <w:autoRedefine/>
    <w:uiPriority w:val="99"/>
    <w:semiHidden/>
    <w:unhideWhenUsed/>
    <w:rsid w:val="009407FD"/>
    <w:pPr>
      <w:ind w:left="1200"/>
      <w:jc w:val="both"/>
    </w:pPr>
    <w:rPr>
      <w:rFonts w:asciiTheme="minorHAnsi" w:eastAsiaTheme="minorEastAsia" w:hAnsiTheme="minorHAnsi" w:cstheme="minorBidi"/>
      <w:kern w:val="24"/>
      <w:lang w:eastAsia="ja-JP"/>
    </w:rPr>
  </w:style>
  <w:style w:type="paragraph" w:styleId="Index6">
    <w:name w:val="index 6"/>
    <w:basedOn w:val="Normal"/>
    <w:next w:val="Normal"/>
    <w:autoRedefine/>
    <w:uiPriority w:val="99"/>
    <w:semiHidden/>
    <w:unhideWhenUsed/>
    <w:rsid w:val="009407FD"/>
    <w:pPr>
      <w:ind w:left="1440"/>
      <w:jc w:val="both"/>
    </w:pPr>
    <w:rPr>
      <w:rFonts w:asciiTheme="minorHAnsi" w:eastAsiaTheme="minorEastAsia" w:hAnsiTheme="minorHAnsi" w:cstheme="minorBidi"/>
      <w:kern w:val="24"/>
      <w:lang w:eastAsia="ja-JP"/>
    </w:rPr>
  </w:style>
  <w:style w:type="paragraph" w:styleId="Index7">
    <w:name w:val="index 7"/>
    <w:basedOn w:val="Normal"/>
    <w:next w:val="Normal"/>
    <w:autoRedefine/>
    <w:uiPriority w:val="99"/>
    <w:semiHidden/>
    <w:unhideWhenUsed/>
    <w:rsid w:val="009407FD"/>
    <w:pPr>
      <w:ind w:left="1680"/>
      <w:jc w:val="both"/>
    </w:pPr>
    <w:rPr>
      <w:rFonts w:asciiTheme="minorHAnsi" w:eastAsiaTheme="minorEastAsia" w:hAnsiTheme="minorHAnsi" w:cstheme="minorBidi"/>
      <w:kern w:val="24"/>
      <w:lang w:eastAsia="ja-JP"/>
    </w:rPr>
  </w:style>
  <w:style w:type="paragraph" w:styleId="Index8">
    <w:name w:val="index 8"/>
    <w:basedOn w:val="Normal"/>
    <w:next w:val="Normal"/>
    <w:autoRedefine/>
    <w:uiPriority w:val="99"/>
    <w:semiHidden/>
    <w:unhideWhenUsed/>
    <w:rsid w:val="009407FD"/>
    <w:pPr>
      <w:ind w:left="1920"/>
      <w:jc w:val="both"/>
    </w:pPr>
    <w:rPr>
      <w:rFonts w:asciiTheme="minorHAnsi" w:eastAsiaTheme="minorEastAsia" w:hAnsiTheme="minorHAnsi" w:cstheme="minorBidi"/>
      <w:kern w:val="24"/>
      <w:lang w:eastAsia="ja-JP"/>
    </w:rPr>
  </w:style>
  <w:style w:type="paragraph" w:styleId="Index9">
    <w:name w:val="index 9"/>
    <w:basedOn w:val="Normal"/>
    <w:next w:val="Normal"/>
    <w:autoRedefine/>
    <w:uiPriority w:val="99"/>
    <w:semiHidden/>
    <w:unhideWhenUsed/>
    <w:rsid w:val="009407FD"/>
    <w:pPr>
      <w:ind w:left="2160"/>
      <w:jc w:val="both"/>
    </w:pPr>
    <w:rPr>
      <w:rFonts w:asciiTheme="minorHAnsi" w:eastAsiaTheme="minorEastAsia" w:hAnsiTheme="minorHAnsi" w:cstheme="minorBidi"/>
      <w:kern w:val="24"/>
      <w:lang w:eastAsia="ja-JP"/>
    </w:rPr>
  </w:style>
  <w:style w:type="paragraph" w:styleId="IndexHeading">
    <w:name w:val="index heading"/>
    <w:basedOn w:val="Normal"/>
    <w:next w:val="Index1"/>
    <w:uiPriority w:val="99"/>
    <w:semiHidden/>
    <w:unhideWhenUsed/>
    <w:rsid w:val="009407FD"/>
    <w:pPr>
      <w:spacing w:line="480" w:lineRule="auto"/>
      <w:jc w:val="both"/>
    </w:pPr>
    <w:rPr>
      <w:rFonts w:asciiTheme="majorHAnsi" w:eastAsiaTheme="majorEastAsia" w:hAnsiTheme="majorHAnsi" w:cstheme="majorBidi"/>
      <w:b/>
      <w:bCs/>
      <w:kern w:val="24"/>
      <w:lang w:eastAsia="ja-JP"/>
    </w:rPr>
  </w:style>
  <w:style w:type="paragraph" w:styleId="IntenseQuote">
    <w:name w:val="Intense Quote"/>
    <w:basedOn w:val="Normal"/>
    <w:next w:val="Normal"/>
    <w:link w:val="IntenseQuoteChar"/>
    <w:uiPriority w:val="30"/>
    <w:unhideWhenUsed/>
    <w:qFormat/>
    <w:rsid w:val="009407FD"/>
    <w:pPr>
      <w:pBdr>
        <w:top w:val="single" w:sz="4" w:space="10" w:color="404040" w:themeColor="text1" w:themeTint="BF"/>
        <w:bottom w:val="single" w:sz="4" w:space="10" w:color="404040" w:themeColor="text1" w:themeTint="BF"/>
      </w:pBdr>
      <w:spacing w:before="360" w:after="360" w:line="480" w:lineRule="auto"/>
      <w:ind w:left="864" w:right="864"/>
      <w:jc w:val="center"/>
    </w:pPr>
    <w:rPr>
      <w:rFonts w:asciiTheme="minorHAnsi" w:eastAsiaTheme="minorEastAsia" w:hAnsiTheme="minorHAnsi" w:cstheme="minorBidi"/>
      <w:i/>
      <w:iCs/>
      <w:color w:val="404040" w:themeColor="text1" w:themeTint="BF"/>
      <w:kern w:val="24"/>
      <w:lang w:eastAsia="ja-JP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407FD"/>
    <w:rPr>
      <w:rFonts w:eastAsiaTheme="minorEastAsia"/>
      <w:i/>
      <w:iCs/>
      <w:color w:val="404040" w:themeColor="text1" w:themeTint="BF"/>
      <w:kern w:val="24"/>
      <w:sz w:val="24"/>
      <w:szCs w:val="24"/>
      <w:lang w:eastAsia="ja-JP"/>
      <w14:ligatures w14:val="none"/>
    </w:rPr>
  </w:style>
  <w:style w:type="paragraph" w:styleId="List">
    <w:name w:val="List"/>
    <w:basedOn w:val="Normal"/>
    <w:uiPriority w:val="99"/>
    <w:semiHidden/>
    <w:unhideWhenUsed/>
    <w:rsid w:val="009407FD"/>
    <w:pPr>
      <w:spacing w:line="480" w:lineRule="auto"/>
      <w:ind w:left="360"/>
      <w:contextualSpacing/>
      <w:jc w:val="both"/>
    </w:pPr>
    <w:rPr>
      <w:rFonts w:asciiTheme="minorHAnsi" w:eastAsiaTheme="minorEastAsia" w:hAnsiTheme="minorHAnsi" w:cstheme="minorBidi"/>
      <w:kern w:val="24"/>
      <w:lang w:eastAsia="ja-JP"/>
    </w:rPr>
  </w:style>
  <w:style w:type="paragraph" w:styleId="List2">
    <w:name w:val="List 2"/>
    <w:basedOn w:val="Normal"/>
    <w:uiPriority w:val="99"/>
    <w:semiHidden/>
    <w:unhideWhenUsed/>
    <w:rsid w:val="009407FD"/>
    <w:pPr>
      <w:spacing w:line="480" w:lineRule="auto"/>
      <w:ind w:left="720"/>
      <w:contextualSpacing/>
      <w:jc w:val="both"/>
    </w:pPr>
    <w:rPr>
      <w:rFonts w:asciiTheme="minorHAnsi" w:eastAsiaTheme="minorEastAsia" w:hAnsiTheme="minorHAnsi" w:cstheme="minorBidi"/>
      <w:kern w:val="24"/>
      <w:lang w:eastAsia="ja-JP"/>
    </w:rPr>
  </w:style>
  <w:style w:type="paragraph" w:styleId="List3">
    <w:name w:val="List 3"/>
    <w:basedOn w:val="Normal"/>
    <w:uiPriority w:val="99"/>
    <w:semiHidden/>
    <w:unhideWhenUsed/>
    <w:rsid w:val="009407FD"/>
    <w:pPr>
      <w:spacing w:line="480" w:lineRule="auto"/>
      <w:ind w:left="1080"/>
      <w:contextualSpacing/>
      <w:jc w:val="both"/>
    </w:pPr>
    <w:rPr>
      <w:rFonts w:asciiTheme="minorHAnsi" w:eastAsiaTheme="minorEastAsia" w:hAnsiTheme="minorHAnsi" w:cstheme="minorBidi"/>
      <w:kern w:val="24"/>
      <w:lang w:eastAsia="ja-JP"/>
    </w:rPr>
  </w:style>
  <w:style w:type="paragraph" w:styleId="List4">
    <w:name w:val="List 4"/>
    <w:basedOn w:val="Normal"/>
    <w:uiPriority w:val="99"/>
    <w:semiHidden/>
    <w:unhideWhenUsed/>
    <w:rsid w:val="009407FD"/>
    <w:pPr>
      <w:spacing w:line="480" w:lineRule="auto"/>
      <w:ind w:left="1440"/>
      <w:contextualSpacing/>
      <w:jc w:val="both"/>
    </w:pPr>
    <w:rPr>
      <w:rFonts w:asciiTheme="minorHAnsi" w:eastAsiaTheme="minorEastAsia" w:hAnsiTheme="minorHAnsi" w:cstheme="minorBidi"/>
      <w:kern w:val="24"/>
      <w:lang w:eastAsia="ja-JP"/>
    </w:rPr>
  </w:style>
  <w:style w:type="paragraph" w:styleId="List5">
    <w:name w:val="List 5"/>
    <w:basedOn w:val="Normal"/>
    <w:uiPriority w:val="99"/>
    <w:semiHidden/>
    <w:unhideWhenUsed/>
    <w:rsid w:val="009407FD"/>
    <w:pPr>
      <w:spacing w:line="480" w:lineRule="auto"/>
      <w:ind w:left="1800"/>
      <w:contextualSpacing/>
      <w:jc w:val="both"/>
    </w:pPr>
    <w:rPr>
      <w:rFonts w:asciiTheme="minorHAnsi" w:eastAsiaTheme="minorEastAsia" w:hAnsiTheme="minorHAnsi" w:cstheme="minorBidi"/>
      <w:kern w:val="24"/>
      <w:lang w:eastAsia="ja-JP"/>
    </w:rPr>
  </w:style>
  <w:style w:type="paragraph" w:styleId="ListBullet">
    <w:name w:val="List Bullet"/>
    <w:basedOn w:val="Normal"/>
    <w:uiPriority w:val="9"/>
    <w:unhideWhenUsed/>
    <w:qFormat/>
    <w:rsid w:val="009407FD"/>
    <w:pPr>
      <w:numPr>
        <w:numId w:val="3"/>
      </w:numPr>
      <w:spacing w:line="480" w:lineRule="auto"/>
      <w:contextualSpacing/>
      <w:jc w:val="both"/>
    </w:pPr>
    <w:rPr>
      <w:rFonts w:asciiTheme="minorHAnsi" w:eastAsiaTheme="minorEastAsia" w:hAnsiTheme="minorHAnsi" w:cstheme="minorBidi"/>
      <w:kern w:val="24"/>
      <w:lang w:eastAsia="ja-JP"/>
    </w:rPr>
  </w:style>
  <w:style w:type="paragraph" w:styleId="ListBullet2">
    <w:name w:val="List Bullet 2"/>
    <w:basedOn w:val="Normal"/>
    <w:uiPriority w:val="99"/>
    <w:semiHidden/>
    <w:unhideWhenUsed/>
    <w:rsid w:val="009407FD"/>
    <w:pPr>
      <w:numPr>
        <w:numId w:val="4"/>
      </w:numPr>
      <w:spacing w:line="480" w:lineRule="auto"/>
      <w:ind w:firstLine="0"/>
      <w:contextualSpacing/>
      <w:jc w:val="both"/>
    </w:pPr>
    <w:rPr>
      <w:rFonts w:asciiTheme="minorHAnsi" w:eastAsiaTheme="minorEastAsia" w:hAnsiTheme="minorHAnsi" w:cstheme="minorBidi"/>
      <w:kern w:val="24"/>
      <w:lang w:eastAsia="ja-JP"/>
    </w:rPr>
  </w:style>
  <w:style w:type="paragraph" w:styleId="ListBullet3">
    <w:name w:val="List Bullet 3"/>
    <w:basedOn w:val="Normal"/>
    <w:uiPriority w:val="99"/>
    <w:semiHidden/>
    <w:unhideWhenUsed/>
    <w:rsid w:val="009407FD"/>
    <w:pPr>
      <w:numPr>
        <w:numId w:val="5"/>
      </w:numPr>
      <w:spacing w:line="480" w:lineRule="auto"/>
      <w:ind w:firstLine="0"/>
      <w:contextualSpacing/>
      <w:jc w:val="both"/>
    </w:pPr>
    <w:rPr>
      <w:rFonts w:asciiTheme="minorHAnsi" w:eastAsiaTheme="minorEastAsia" w:hAnsiTheme="minorHAnsi" w:cstheme="minorBidi"/>
      <w:kern w:val="24"/>
      <w:lang w:eastAsia="ja-JP"/>
    </w:rPr>
  </w:style>
  <w:style w:type="paragraph" w:styleId="ListBullet4">
    <w:name w:val="List Bullet 4"/>
    <w:basedOn w:val="Normal"/>
    <w:uiPriority w:val="99"/>
    <w:semiHidden/>
    <w:unhideWhenUsed/>
    <w:rsid w:val="009407FD"/>
    <w:pPr>
      <w:numPr>
        <w:numId w:val="6"/>
      </w:numPr>
      <w:spacing w:line="480" w:lineRule="auto"/>
      <w:ind w:firstLine="0"/>
      <w:contextualSpacing/>
      <w:jc w:val="both"/>
    </w:pPr>
    <w:rPr>
      <w:rFonts w:asciiTheme="minorHAnsi" w:eastAsiaTheme="minorEastAsia" w:hAnsiTheme="minorHAnsi" w:cstheme="minorBidi"/>
      <w:kern w:val="24"/>
      <w:lang w:eastAsia="ja-JP"/>
    </w:rPr>
  </w:style>
  <w:style w:type="paragraph" w:styleId="ListBullet5">
    <w:name w:val="List Bullet 5"/>
    <w:basedOn w:val="Normal"/>
    <w:uiPriority w:val="99"/>
    <w:semiHidden/>
    <w:unhideWhenUsed/>
    <w:rsid w:val="009407FD"/>
    <w:pPr>
      <w:numPr>
        <w:numId w:val="7"/>
      </w:numPr>
      <w:spacing w:line="480" w:lineRule="auto"/>
      <w:ind w:firstLine="0"/>
      <w:contextualSpacing/>
      <w:jc w:val="both"/>
    </w:pPr>
    <w:rPr>
      <w:rFonts w:asciiTheme="minorHAnsi" w:eastAsiaTheme="minorEastAsia" w:hAnsiTheme="minorHAnsi" w:cstheme="minorBidi"/>
      <w:kern w:val="24"/>
      <w:lang w:eastAsia="ja-JP"/>
    </w:rPr>
  </w:style>
  <w:style w:type="paragraph" w:styleId="ListContinue">
    <w:name w:val="List Continue"/>
    <w:basedOn w:val="Normal"/>
    <w:uiPriority w:val="99"/>
    <w:semiHidden/>
    <w:unhideWhenUsed/>
    <w:rsid w:val="009407FD"/>
    <w:pPr>
      <w:spacing w:after="120" w:line="480" w:lineRule="auto"/>
      <w:ind w:left="360"/>
      <w:contextualSpacing/>
      <w:jc w:val="both"/>
    </w:pPr>
    <w:rPr>
      <w:rFonts w:asciiTheme="minorHAnsi" w:eastAsiaTheme="minorEastAsia" w:hAnsiTheme="minorHAnsi" w:cstheme="minorBidi"/>
      <w:kern w:val="24"/>
      <w:lang w:eastAsia="ja-JP"/>
    </w:rPr>
  </w:style>
  <w:style w:type="paragraph" w:styleId="ListContinue2">
    <w:name w:val="List Continue 2"/>
    <w:basedOn w:val="Normal"/>
    <w:uiPriority w:val="99"/>
    <w:semiHidden/>
    <w:unhideWhenUsed/>
    <w:rsid w:val="009407FD"/>
    <w:pPr>
      <w:spacing w:after="120" w:line="480" w:lineRule="auto"/>
      <w:ind w:left="720"/>
      <w:contextualSpacing/>
      <w:jc w:val="both"/>
    </w:pPr>
    <w:rPr>
      <w:rFonts w:asciiTheme="minorHAnsi" w:eastAsiaTheme="minorEastAsia" w:hAnsiTheme="minorHAnsi" w:cstheme="minorBidi"/>
      <w:kern w:val="24"/>
      <w:lang w:eastAsia="ja-JP"/>
    </w:rPr>
  </w:style>
  <w:style w:type="paragraph" w:styleId="ListContinue3">
    <w:name w:val="List Continue 3"/>
    <w:basedOn w:val="Normal"/>
    <w:uiPriority w:val="99"/>
    <w:semiHidden/>
    <w:unhideWhenUsed/>
    <w:rsid w:val="009407FD"/>
    <w:pPr>
      <w:spacing w:after="120" w:line="480" w:lineRule="auto"/>
      <w:ind w:left="1080"/>
      <w:contextualSpacing/>
      <w:jc w:val="both"/>
    </w:pPr>
    <w:rPr>
      <w:rFonts w:asciiTheme="minorHAnsi" w:eastAsiaTheme="minorEastAsia" w:hAnsiTheme="minorHAnsi" w:cstheme="minorBidi"/>
      <w:kern w:val="24"/>
      <w:lang w:eastAsia="ja-JP"/>
    </w:rPr>
  </w:style>
  <w:style w:type="paragraph" w:styleId="ListContinue4">
    <w:name w:val="List Continue 4"/>
    <w:basedOn w:val="Normal"/>
    <w:uiPriority w:val="99"/>
    <w:semiHidden/>
    <w:unhideWhenUsed/>
    <w:rsid w:val="009407FD"/>
    <w:pPr>
      <w:spacing w:after="120" w:line="480" w:lineRule="auto"/>
      <w:ind w:left="1440"/>
      <w:contextualSpacing/>
      <w:jc w:val="both"/>
    </w:pPr>
    <w:rPr>
      <w:rFonts w:asciiTheme="minorHAnsi" w:eastAsiaTheme="minorEastAsia" w:hAnsiTheme="minorHAnsi" w:cstheme="minorBidi"/>
      <w:kern w:val="24"/>
      <w:lang w:eastAsia="ja-JP"/>
    </w:rPr>
  </w:style>
  <w:style w:type="paragraph" w:styleId="ListContinue5">
    <w:name w:val="List Continue 5"/>
    <w:basedOn w:val="Normal"/>
    <w:uiPriority w:val="99"/>
    <w:semiHidden/>
    <w:unhideWhenUsed/>
    <w:rsid w:val="009407FD"/>
    <w:pPr>
      <w:spacing w:after="120" w:line="480" w:lineRule="auto"/>
      <w:ind w:left="1800"/>
      <w:contextualSpacing/>
      <w:jc w:val="both"/>
    </w:pPr>
    <w:rPr>
      <w:rFonts w:asciiTheme="minorHAnsi" w:eastAsiaTheme="minorEastAsia" w:hAnsiTheme="minorHAnsi" w:cstheme="minorBidi"/>
      <w:kern w:val="24"/>
      <w:lang w:eastAsia="ja-JP"/>
    </w:rPr>
  </w:style>
  <w:style w:type="paragraph" w:styleId="ListNumber">
    <w:name w:val="List Number"/>
    <w:basedOn w:val="Normal"/>
    <w:uiPriority w:val="9"/>
    <w:unhideWhenUsed/>
    <w:qFormat/>
    <w:rsid w:val="009407FD"/>
    <w:pPr>
      <w:numPr>
        <w:numId w:val="8"/>
      </w:numPr>
      <w:spacing w:line="480" w:lineRule="auto"/>
      <w:contextualSpacing/>
      <w:jc w:val="both"/>
    </w:pPr>
    <w:rPr>
      <w:rFonts w:asciiTheme="minorHAnsi" w:eastAsiaTheme="minorEastAsia" w:hAnsiTheme="minorHAnsi" w:cstheme="minorBidi"/>
      <w:kern w:val="24"/>
      <w:lang w:eastAsia="ja-JP"/>
    </w:rPr>
  </w:style>
  <w:style w:type="paragraph" w:styleId="ListNumber2">
    <w:name w:val="List Number 2"/>
    <w:basedOn w:val="Normal"/>
    <w:uiPriority w:val="99"/>
    <w:semiHidden/>
    <w:unhideWhenUsed/>
    <w:rsid w:val="009407FD"/>
    <w:pPr>
      <w:numPr>
        <w:numId w:val="9"/>
      </w:numPr>
      <w:spacing w:line="480" w:lineRule="auto"/>
      <w:ind w:firstLine="0"/>
      <w:contextualSpacing/>
      <w:jc w:val="both"/>
    </w:pPr>
    <w:rPr>
      <w:rFonts w:asciiTheme="minorHAnsi" w:eastAsiaTheme="minorEastAsia" w:hAnsiTheme="minorHAnsi" w:cstheme="minorBidi"/>
      <w:kern w:val="24"/>
      <w:lang w:eastAsia="ja-JP"/>
    </w:rPr>
  </w:style>
  <w:style w:type="paragraph" w:styleId="ListNumber3">
    <w:name w:val="List Number 3"/>
    <w:basedOn w:val="Normal"/>
    <w:uiPriority w:val="99"/>
    <w:semiHidden/>
    <w:unhideWhenUsed/>
    <w:rsid w:val="009407FD"/>
    <w:pPr>
      <w:numPr>
        <w:numId w:val="10"/>
      </w:numPr>
      <w:spacing w:line="480" w:lineRule="auto"/>
      <w:ind w:firstLine="0"/>
      <w:contextualSpacing/>
      <w:jc w:val="both"/>
    </w:pPr>
    <w:rPr>
      <w:rFonts w:asciiTheme="minorHAnsi" w:eastAsiaTheme="minorEastAsia" w:hAnsiTheme="minorHAnsi" w:cstheme="minorBidi"/>
      <w:kern w:val="24"/>
      <w:lang w:eastAsia="ja-JP"/>
    </w:rPr>
  </w:style>
  <w:style w:type="paragraph" w:styleId="ListNumber4">
    <w:name w:val="List Number 4"/>
    <w:basedOn w:val="Normal"/>
    <w:uiPriority w:val="99"/>
    <w:semiHidden/>
    <w:unhideWhenUsed/>
    <w:rsid w:val="009407FD"/>
    <w:pPr>
      <w:numPr>
        <w:numId w:val="11"/>
      </w:numPr>
      <w:spacing w:line="480" w:lineRule="auto"/>
      <w:ind w:firstLine="0"/>
      <w:contextualSpacing/>
      <w:jc w:val="both"/>
    </w:pPr>
    <w:rPr>
      <w:rFonts w:asciiTheme="minorHAnsi" w:eastAsiaTheme="minorEastAsia" w:hAnsiTheme="minorHAnsi" w:cstheme="minorBidi"/>
      <w:kern w:val="24"/>
      <w:lang w:eastAsia="ja-JP"/>
    </w:rPr>
  </w:style>
  <w:style w:type="paragraph" w:styleId="ListNumber5">
    <w:name w:val="List Number 5"/>
    <w:basedOn w:val="Normal"/>
    <w:uiPriority w:val="99"/>
    <w:semiHidden/>
    <w:unhideWhenUsed/>
    <w:rsid w:val="009407FD"/>
    <w:pPr>
      <w:numPr>
        <w:numId w:val="12"/>
      </w:numPr>
      <w:spacing w:line="480" w:lineRule="auto"/>
      <w:ind w:firstLine="0"/>
      <w:contextualSpacing/>
      <w:jc w:val="both"/>
    </w:pPr>
    <w:rPr>
      <w:rFonts w:asciiTheme="minorHAnsi" w:eastAsiaTheme="minorEastAsia" w:hAnsiTheme="minorHAnsi" w:cstheme="minorBidi"/>
      <w:kern w:val="24"/>
      <w:lang w:eastAsia="ja-JP"/>
    </w:rPr>
  </w:style>
  <w:style w:type="paragraph" w:styleId="MacroText">
    <w:name w:val="macro"/>
    <w:link w:val="MacroTextChar"/>
    <w:uiPriority w:val="99"/>
    <w:semiHidden/>
    <w:unhideWhenUsed/>
    <w:rsid w:val="009407FD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 w:line="480" w:lineRule="auto"/>
    </w:pPr>
    <w:rPr>
      <w:rFonts w:ascii="Consolas" w:eastAsiaTheme="minorEastAsia" w:hAnsi="Consolas" w:cs="Consolas"/>
      <w:kern w:val="24"/>
      <w:szCs w:val="20"/>
      <w:lang w:eastAsia="ja-JP"/>
      <w14:ligatures w14:val="none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9407FD"/>
    <w:rPr>
      <w:rFonts w:ascii="Consolas" w:eastAsiaTheme="minorEastAsia" w:hAnsi="Consolas" w:cs="Consolas"/>
      <w:kern w:val="24"/>
      <w:szCs w:val="20"/>
      <w:lang w:eastAsia="ja-JP"/>
      <w14:ligatures w14:val="none"/>
    </w:rPr>
  </w:style>
  <w:style w:type="paragraph" w:styleId="MessageHeader">
    <w:name w:val="Message Header"/>
    <w:basedOn w:val="Normal"/>
    <w:link w:val="MessageHeaderChar"/>
    <w:uiPriority w:val="99"/>
    <w:semiHidden/>
    <w:unhideWhenUsed/>
    <w:rsid w:val="009407FD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/>
      <w:jc w:val="both"/>
    </w:pPr>
    <w:rPr>
      <w:rFonts w:asciiTheme="majorHAnsi" w:eastAsiaTheme="majorEastAsia" w:hAnsiTheme="majorHAnsi" w:cstheme="majorBidi"/>
      <w:kern w:val="24"/>
      <w:lang w:eastAsia="ja-JP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sid w:val="009407FD"/>
    <w:rPr>
      <w:rFonts w:asciiTheme="majorHAnsi" w:eastAsiaTheme="majorEastAsia" w:hAnsiTheme="majorHAnsi" w:cstheme="majorBidi"/>
      <w:kern w:val="24"/>
      <w:sz w:val="24"/>
      <w:szCs w:val="24"/>
      <w:shd w:val="pct20" w:color="auto" w:fill="auto"/>
      <w:lang w:eastAsia="ja-JP"/>
      <w14:ligatures w14:val="none"/>
    </w:rPr>
  </w:style>
  <w:style w:type="paragraph" w:styleId="NormalWeb">
    <w:name w:val="Normal (Web)"/>
    <w:basedOn w:val="Normal"/>
    <w:uiPriority w:val="99"/>
    <w:unhideWhenUsed/>
    <w:rsid w:val="009407FD"/>
    <w:pPr>
      <w:spacing w:line="480" w:lineRule="auto"/>
      <w:jc w:val="both"/>
    </w:pPr>
    <w:rPr>
      <w:rFonts w:eastAsiaTheme="minorEastAsia"/>
      <w:kern w:val="24"/>
      <w:lang w:eastAsia="ja-JP"/>
    </w:rPr>
  </w:style>
  <w:style w:type="paragraph" w:styleId="NormalIndent">
    <w:name w:val="Normal Indent"/>
    <w:basedOn w:val="Normal"/>
    <w:uiPriority w:val="99"/>
    <w:semiHidden/>
    <w:unhideWhenUsed/>
    <w:rsid w:val="009407FD"/>
    <w:pPr>
      <w:spacing w:line="480" w:lineRule="auto"/>
      <w:ind w:left="720"/>
      <w:jc w:val="both"/>
    </w:pPr>
    <w:rPr>
      <w:rFonts w:asciiTheme="minorHAnsi" w:eastAsiaTheme="minorEastAsia" w:hAnsiTheme="minorHAnsi" w:cstheme="minorBidi"/>
      <w:kern w:val="24"/>
      <w:lang w:eastAsia="ja-JP"/>
    </w:r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rsid w:val="009407FD"/>
    <w:pPr>
      <w:jc w:val="both"/>
    </w:pPr>
    <w:rPr>
      <w:rFonts w:asciiTheme="minorHAnsi" w:eastAsiaTheme="minorEastAsia" w:hAnsiTheme="minorHAnsi" w:cstheme="minorBidi"/>
      <w:kern w:val="24"/>
      <w:lang w:eastAsia="ja-JP"/>
    </w:rPr>
  </w:style>
  <w:style w:type="character" w:customStyle="1" w:styleId="NoteHeadingChar">
    <w:name w:val="Note Heading Char"/>
    <w:basedOn w:val="DefaultParagraphFont"/>
    <w:link w:val="NoteHeading"/>
    <w:uiPriority w:val="99"/>
    <w:semiHidden/>
    <w:rsid w:val="009407FD"/>
    <w:rPr>
      <w:rFonts w:eastAsiaTheme="minorEastAsia"/>
      <w:kern w:val="24"/>
      <w:sz w:val="24"/>
      <w:szCs w:val="24"/>
      <w:lang w:eastAsia="ja-JP"/>
      <w14:ligatures w14:val="none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9407FD"/>
    <w:pPr>
      <w:jc w:val="both"/>
    </w:pPr>
    <w:rPr>
      <w:rFonts w:ascii="Consolas" w:eastAsiaTheme="minorEastAsia" w:hAnsi="Consolas" w:cs="Consolas"/>
      <w:kern w:val="24"/>
      <w:sz w:val="22"/>
      <w:szCs w:val="21"/>
      <w:lang w:eastAsia="ja-JP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9407FD"/>
    <w:rPr>
      <w:rFonts w:ascii="Consolas" w:eastAsiaTheme="minorEastAsia" w:hAnsi="Consolas" w:cs="Consolas"/>
      <w:kern w:val="24"/>
      <w:szCs w:val="21"/>
      <w:lang w:eastAsia="ja-JP"/>
      <w14:ligatures w14:val="none"/>
    </w:rPr>
  </w:style>
  <w:style w:type="paragraph" w:styleId="Quote">
    <w:name w:val="Quote"/>
    <w:basedOn w:val="Normal"/>
    <w:next w:val="Normal"/>
    <w:link w:val="QuoteChar"/>
    <w:uiPriority w:val="29"/>
    <w:unhideWhenUsed/>
    <w:qFormat/>
    <w:rsid w:val="009407FD"/>
    <w:pPr>
      <w:spacing w:before="200" w:after="160" w:line="480" w:lineRule="auto"/>
      <w:ind w:left="864" w:right="864"/>
      <w:jc w:val="center"/>
    </w:pPr>
    <w:rPr>
      <w:rFonts w:asciiTheme="minorHAnsi" w:eastAsiaTheme="minorEastAsia" w:hAnsiTheme="minorHAnsi" w:cstheme="minorBidi"/>
      <w:i/>
      <w:iCs/>
      <w:color w:val="404040" w:themeColor="text1" w:themeTint="BF"/>
      <w:kern w:val="24"/>
      <w:lang w:eastAsia="ja-JP"/>
    </w:rPr>
  </w:style>
  <w:style w:type="character" w:customStyle="1" w:styleId="QuoteChar">
    <w:name w:val="Quote Char"/>
    <w:basedOn w:val="DefaultParagraphFont"/>
    <w:link w:val="Quote"/>
    <w:uiPriority w:val="29"/>
    <w:rsid w:val="009407FD"/>
    <w:rPr>
      <w:rFonts w:eastAsiaTheme="minorEastAsia"/>
      <w:i/>
      <w:iCs/>
      <w:color w:val="404040" w:themeColor="text1" w:themeTint="BF"/>
      <w:kern w:val="24"/>
      <w:sz w:val="24"/>
      <w:szCs w:val="24"/>
      <w:lang w:eastAsia="ja-JP"/>
      <w14:ligatures w14:val="none"/>
    </w:rPr>
  </w:style>
  <w:style w:type="paragraph" w:styleId="Salutation">
    <w:name w:val="Salutation"/>
    <w:basedOn w:val="Normal"/>
    <w:next w:val="Normal"/>
    <w:link w:val="SalutationChar"/>
    <w:uiPriority w:val="99"/>
    <w:semiHidden/>
    <w:unhideWhenUsed/>
    <w:rsid w:val="009407FD"/>
    <w:pPr>
      <w:spacing w:line="480" w:lineRule="auto"/>
      <w:jc w:val="both"/>
    </w:pPr>
    <w:rPr>
      <w:rFonts w:asciiTheme="minorHAnsi" w:eastAsiaTheme="minorEastAsia" w:hAnsiTheme="minorHAnsi" w:cstheme="minorBidi"/>
      <w:kern w:val="24"/>
      <w:lang w:eastAsia="ja-JP"/>
    </w:rPr>
  </w:style>
  <w:style w:type="character" w:customStyle="1" w:styleId="SalutationChar">
    <w:name w:val="Salutation Char"/>
    <w:basedOn w:val="DefaultParagraphFont"/>
    <w:link w:val="Salutation"/>
    <w:uiPriority w:val="99"/>
    <w:semiHidden/>
    <w:rsid w:val="009407FD"/>
    <w:rPr>
      <w:rFonts w:eastAsiaTheme="minorEastAsia"/>
      <w:kern w:val="24"/>
      <w:sz w:val="24"/>
      <w:szCs w:val="24"/>
      <w:lang w:eastAsia="ja-JP"/>
      <w14:ligatures w14:val="none"/>
    </w:rPr>
  </w:style>
  <w:style w:type="paragraph" w:styleId="Signature">
    <w:name w:val="Signature"/>
    <w:basedOn w:val="Normal"/>
    <w:link w:val="SignatureChar"/>
    <w:uiPriority w:val="99"/>
    <w:semiHidden/>
    <w:unhideWhenUsed/>
    <w:rsid w:val="009407FD"/>
    <w:pPr>
      <w:ind w:left="4320"/>
      <w:jc w:val="both"/>
    </w:pPr>
    <w:rPr>
      <w:rFonts w:asciiTheme="minorHAnsi" w:eastAsiaTheme="minorEastAsia" w:hAnsiTheme="minorHAnsi" w:cstheme="minorBidi"/>
      <w:kern w:val="24"/>
      <w:lang w:eastAsia="ja-JP"/>
    </w:rPr>
  </w:style>
  <w:style w:type="character" w:customStyle="1" w:styleId="SignatureChar">
    <w:name w:val="Signature Char"/>
    <w:basedOn w:val="DefaultParagraphFont"/>
    <w:link w:val="Signature"/>
    <w:uiPriority w:val="99"/>
    <w:semiHidden/>
    <w:rsid w:val="009407FD"/>
    <w:rPr>
      <w:rFonts w:eastAsiaTheme="minorEastAsia"/>
      <w:kern w:val="24"/>
      <w:sz w:val="24"/>
      <w:szCs w:val="24"/>
      <w:lang w:eastAsia="ja-JP"/>
      <w14:ligatures w14:val="none"/>
    </w:rPr>
  </w:style>
  <w:style w:type="paragraph" w:styleId="TableofAuthorities">
    <w:name w:val="table of authorities"/>
    <w:basedOn w:val="Normal"/>
    <w:next w:val="Normal"/>
    <w:uiPriority w:val="99"/>
    <w:semiHidden/>
    <w:unhideWhenUsed/>
    <w:rsid w:val="009407FD"/>
    <w:pPr>
      <w:spacing w:line="480" w:lineRule="auto"/>
      <w:ind w:left="240"/>
      <w:jc w:val="both"/>
    </w:pPr>
    <w:rPr>
      <w:rFonts w:asciiTheme="minorHAnsi" w:eastAsiaTheme="minorEastAsia" w:hAnsiTheme="minorHAnsi" w:cstheme="minorBidi"/>
      <w:kern w:val="24"/>
      <w:lang w:eastAsia="ja-JP"/>
    </w:rPr>
  </w:style>
  <w:style w:type="paragraph" w:styleId="TableofFigures">
    <w:name w:val="table of figures"/>
    <w:basedOn w:val="Normal"/>
    <w:next w:val="Normal"/>
    <w:uiPriority w:val="99"/>
    <w:semiHidden/>
    <w:unhideWhenUsed/>
    <w:rsid w:val="009407FD"/>
    <w:pPr>
      <w:spacing w:line="480" w:lineRule="auto"/>
      <w:jc w:val="both"/>
    </w:pPr>
    <w:rPr>
      <w:rFonts w:asciiTheme="minorHAnsi" w:eastAsiaTheme="minorEastAsia" w:hAnsiTheme="minorHAnsi" w:cstheme="minorBidi"/>
      <w:kern w:val="24"/>
      <w:lang w:eastAsia="ja-JP"/>
    </w:rPr>
  </w:style>
  <w:style w:type="paragraph" w:styleId="TOAHeading">
    <w:name w:val="toa heading"/>
    <w:basedOn w:val="Normal"/>
    <w:next w:val="Normal"/>
    <w:uiPriority w:val="99"/>
    <w:semiHidden/>
    <w:unhideWhenUsed/>
    <w:rsid w:val="009407FD"/>
    <w:pPr>
      <w:spacing w:before="120" w:line="480" w:lineRule="auto"/>
      <w:jc w:val="both"/>
    </w:pPr>
    <w:rPr>
      <w:rFonts w:asciiTheme="majorHAnsi" w:eastAsiaTheme="majorEastAsia" w:hAnsiTheme="majorHAnsi" w:cstheme="majorBidi"/>
      <w:b/>
      <w:bCs/>
      <w:kern w:val="24"/>
      <w:lang w:eastAsia="ja-JP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9407FD"/>
    <w:pPr>
      <w:spacing w:after="100" w:line="480" w:lineRule="auto"/>
      <w:ind w:left="720"/>
      <w:jc w:val="both"/>
    </w:pPr>
    <w:rPr>
      <w:rFonts w:asciiTheme="minorHAnsi" w:eastAsiaTheme="minorEastAsia" w:hAnsiTheme="minorHAnsi" w:cstheme="minorBidi"/>
      <w:kern w:val="24"/>
      <w:lang w:eastAsia="ja-JP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9407FD"/>
    <w:pPr>
      <w:spacing w:after="100" w:line="480" w:lineRule="auto"/>
      <w:ind w:left="960"/>
      <w:jc w:val="both"/>
    </w:pPr>
    <w:rPr>
      <w:rFonts w:asciiTheme="minorHAnsi" w:eastAsiaTheme="minorEastAsia" w:hAnsiTheme="minorHAnsi" w:cstheme="minorBidi"/>
      <w:kern w:val="24"/>
      <w:lang w:eastAsia="ja-JP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9407FD"/>
    <w:pPr>
      <w:spacing w:after="100" w:line="480" w:lineRule="auto"/>
      <w:ind w:left="1200"/>
      <w:jc w:val="both"/>
    </w:pPr>
    <w:rPr>
      <w:rFonts w:asciiTheme="minorHAnsi" w:eastAsiaTheme="minorEastAsia" w:hAnsiTheme="minorHAnsi" w:cstheme="minorBidi"/>
      <w:kern w:val="24"/>
      <w:lang w:eastAsia="ja-JP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9407FD"/>
    <w:pPr>
      <w:spacing w:after="100" w:line="480" w:lineRule="auto"/>
      <w:ind w:left="1440"/>
      <w:jc w:val="both"/>
    </w:pPr>
    <w:rPr>
      <w:rFonts w:asciiTheme="minorHAnsi" w:eastAsiaTheme="minorEastAsia" w:hAnsiTheme="minorHAnsi" w:cstheme="minorBidi"/>
      <w:kern w:val="24"/>
      <w:lang w:eastAsia="ja-JP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9407FD"/>
    <w:pPr>
      <w:spacing w:after="100" w:line="480" w:lineRule="auto"/>
      <w:ind w:left="1680"/>
      <w:jc w:val="both"/>
    </w:pPr>
    <w:rPr>
      <w:rFonts w:asciiTheme="minorHAnsi" w:eastAsiaTheme="minorEastAsia" w:hAnsiTheme="minorHAnsi" w:cstheme="minorBidi"/>
      <w:kern w:val="24"/>
      <w:lang w:eastAsia="ja-JP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9407FD"/>
    <w:pPr>
      <w:spacing w:after="100" w:line="480" w:lineRule="auto"/>
      <w:ind w:left="1920"/>
      <w:jc w:val="both"/>
    </w:pPr>
    <w:rPr>
      <w:rFonts w:asciiTheme="minorHAnsi" w:eastAsiaTheme="minorEastAsia" w:hAnsiTheme="minorHAnsi" w:cstheme="minorBidi"/>
      <w:kern w:val="24"/>
      <w:lang w:eastAsia="ja-JP"/>
    </w:rPr>
  </w:style>
  <w:style w:type="character" w:styleId="EndnoteReference">
    <w:name w:val="endnote reference"/>
    <w:basedOn w:val="DefaultParagraphFont"/>
    <w:uiPriority w:val="99"/>
    <w:semiHidden/>
    <w:unhideWhenUsed/>
    <w:rsid w:val="009407FD"/>
    <w:rPr>
      <w:vertAlign w:val="superscript"/>
    </w:rPr>
  </w:style>
  <w:style w:type="character" w:styleId="FootnoteReference">
    <w:name w:val="footnote reference"/>
    <w:basedOn w:val="DefaultParagraphFont"/>
    <w:uiPriority w:val="5"/>
    <w:unhideWhenUsed/>
    <w:qFormat/>
    <w:rsid w:val="009407FD"/>
    <w:rPr>
      <w:vertAlign w:val="superscript"/>
    </w:rPr>
  </w:style>
  <w:style w:type="table" w:customStyle="1" w:styleId="APAReport">
    <w:name w:val="APA Report"/>
    <w:basedOn w:val="TableNormal"/>
    <w:uiPriority w:val="99"/>
    <w:rsid w:val="009407FD"/>
    <w:pPr>
      <w:spacing w:after="0" w:line="240" w:lineRule="auto"/>
    </w:pPr>
    <w:rPr>
      <w:rFonts w:eastAsiaTheme="minorEastAsia"/>
      <w:kern w:val="0"/>
      <w:sz w:val="24"/>
      <w:szCs w:val="24"/>
      <w:lang w:eastAsia="ja-JP"/>
      <w14:ligatures w14:val="none"/>
    </w:rPr>
    <w:tblPr>
      <w:tblBorders>
        <w:top w:val="single" w:sz="12" w:space="0" w:color="auto"/>
        <w:bottom w:val="single" w:sz="12" w:space="0" w:color="auto"/>
      </w:tblBorders>
    </w:tblPr>
    <w:tblStylePr w:type="firstRow">
      <w:rPr>
        <w:rFonts w:asciiTheme="majorHAnsi" w:hAnsiTheme="majorHAnsi"/>
      </w:rPr>
      <w:tblPr/>
      <w:trPr>
        <w:tblHeader/>
      </w:trPr>
      <w:tcPr>
        <w:tcBorders>
          <w:top w:val="single" w:sz="12" w:space="0" w:color="auto"/>
          <w:left w:val="nil"/>
          <w:bottom w:val="single" w:sz="12" w:space="0" w:color="auto"/>
          <w:right w:val="nil"/>
          <w:insideH w:val="nil"/>
          <w:insideV w:val="nil"/>
          <w:tl2br w:val="nil"/>
          <w:tr2bl w:val="nil"/>
        </w:tcBorders>
      </w:tcPr>
    </w:tblStylePr>
  </w:style>
  <w:style w:type="paragraph" w:customStyle="1" w:styleId="TableFigure">
    <w:name w:val="Table/Figure"/>
    <w:basedOn w:val="Normal"/>
    <w:uiPriority w:val="39"/>
    <w:qFormat/>
    <w:rsid w:val="009407FD"/>
    <w:pPr>
      <w:spacing w:before="240" w:line="480" w:lineRule="auto"/>
      <w:contextualSpacing/>
      <w:jc w:val="both"/>
    </w:pPr>
    <w:rPr>
      <w:rFonts w:asciiTheme="minorHAnsi" w:eastAsiaTheme="minorEastAsia" w:hAnsiTheme="minorHAnsi" w:cstheme="minorBidi"/>
      <w:kern w:val="24"/>
      <w:lang w:eastAsia="ja-JP"/>
    </w:rPr>
  </w:style>
  <w:style w:type="table" w:styleId="PlainTable1">
    <w:name w:val="Plain Table 1"/>
    <w:basedOn w:val="TableNormal"/>
    <w:uiPriority w:val="41"/>
    <w:rsid w:val="009407FD"/>
    <w:pPr>
      <w:spacing w:after="0" w:line="240" w:lineRule="auto"/>
      <w:ind w:firstLine="720"/>
    </w:pPr>
    <w:rPr>
      <w:rFonts w:eastAsiaTheme="minorEastAsia"/>
      <w:kern w:val="0"/>
      <w:sz w:val="24"/>
      <w:szCs w:val="24"/>
      <w:lang w:eastAsia="ja-JP"/>
      <w14:ligatures w14:val="none"/>
    </w:r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EndnoteText">
    <w:name w:val="endnote text"/>
    <w:basedOn w:val="Normal"/>
    <w:link w:val="EndnoteTextChar"/>
    <w:uiPriority w:val="99"/>
    <w:semiHidden/>
    <w:unhideWhenUsed/>
    <w:qFormat/>
    <w:rsid w:val="009407FD"/>
    <w:pPr>
      <w:ind w:firstLine="720"/>
      <w:jc w:val="both"/>
    </w:pPr>
    <w:rPr>
      <w:rFonts w:asciiTheme="minorHAnsi" w:eastAsiaTheme="minorEastAsia" w:hAnsiTheme="minorHAnsi" w:cstheme="minorBidi"/>
      <w:kern w:val="24"/>
      <w:sz w:val="22"/>
      <w:szCs w:val="20"/>
      <w:lang w:eastAsia="ja-JP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9407FD"/>
    <w:rPr>
      <w:rFonts w:eastAsiaTheme="minorEastAsia"/>
      <w:kern w:val="24"/>
      <w:szCs w:val="20"/>
      <w:lang w:eastAsia="ja-JP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9407FD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9407FD"/>
    <w:rPr>
      <w:rFonts w:ascii="Consolas" w:hAnsi="Consolas"/>
      <w:sz w:val="22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9407FD"/>
    <w:rPr>
      <w:rFonts w:ascii="Consolas" w:hAnsi="Consolas"/>
      <w:sz w:val="22"/>
      <w:szCs w:val="20"/>
    </w:rPr>
  </w:style>
  <w:style w:type="character" w:styleId="IntenseEmphasis">
    <w:name w:val="Intense Emphasis"/>
    <w:basedOn w:val="DefaultParagraphFont"/>
    <w:uiPriority w:val="21"/>
    <w:unhideWhenUsed/>
    <w:qFormat/>
    <w:rsid w:val="009407FD"/>
    <w:rPr>
      <w:i/>
      <w:iCs/>
      <w:color w:val="0F1C32" w:themeColor="accent1" w:themeShade="40"/>
    </w:rPr>
  </w:style>
  <w:style w:type="character" w:styleId="IntenseReference">
    <w:name w:val="Intense Reference"/>
    <w:basedOn w:val="DefaultParagraphFont"/>
    <w:uiPriority w:val="32"/>
    <w:unhideWhenUsed/>
    <w:qFormat/>
    <w:rsid w:val="009407FD"/>
    <w:rPr>
      <w:b/>
      <w:bCs/>
      <w:caps w:val="0"/>
      <w:smallCaps/>
      <w:color w:val="595959" w:themeColor="text1" w:themeTint="A6"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9407FD"/>
    <w:pPr>
      <w:spacing w:before="240"/>
      <w:ind w:firstLine="720"/>
      <w:jc w:val="left"/>
      <w:outlineLvl w:val="9"/>
    </w:pPr>
    <w:rPr>
      <w:bCs w:val="0"/>
      <w:szCs w:val="32"/>
    </w:rPr>
  </w:style>
  <w:style w:type="character" w:styleId="FollowedHyperlink">
    <w:name w:val="FollowedHyperlink"/>
    <w:basedOn w:val="DefaultParagraphFont"/>
    <w:uiPriority w:val="99"/>
    <w:semiHidden/>
    <w:unhideWhenUsed/>
    <w:rsid w:val="009407FD"/>
    <w:rPr>
      <w:color w:val="595959" w:themeColor="text1" w:themeTint="A6"/>
      <w:u w:val="single"/>
    </w:rPr>
  </w:style>
  <w:style w:type="paragraph" w:customStyle="1" w:styleId="Title2">
    <w:name w:val="Title 2"/>
    <w:basedOn w:val="Normal"/>
    <w:uiPriority w:val="1"/>
    <w:qFormat/>
    <w:rsid w:val="009407FD"/>
    <w:pPr>
      <w:spacing w:line="480" w:lineRule="auto"/>
      <w:jc w:val="center"/>
    </w:pPr>
    <w:rPr>
      <w:rFonts w:asciiTheme="minorHAnsi" w:eastAsiaTheme="minorEastAsia" w:hAnsiTheme="minorHAnsi" w:cstheme="minorBidi"/>
      <w:kern w:val="24"/>
      <w:lang w:eastAsia="ja-JP"/>
    </w:rPr>
  </w:style>
  <w:style w:type="paragraph" w:customStyle="1" w:styleId="FirstParagraph">
    <w:name w:val="First Paragraph"/>
    <w:basedOn w:val="BodyText"/>
    <w:next w:val="BodyText"/>
    <w:qFormat/>
    <w:rsid w:val="009407FD"/>
    <w:pPr>
      <w:spacing w:before="180" w:after="240"/>
      <w:ind w:firstLine="680"/>
    </w:pPr>
    <w:rPr>
      <w:rFonts w:ascii="Times New Roman" w:eastAsiaTheme="minorHAnsi" w:hAnsi="Times New Roman"/>
      <w:kern w:val="0"/>
      <w:lang w:eastAsia="en-US"/>
    </w:rPr>
  </w:style>
  <w:style w:type="paragraph" w:customStyle="1" w:styleId="Compact">
    <w:name w:val="Compact"/>
    <w:basedOn w:val="BodyText"/>
    <w:qFormat/>
    <w:rsid w:val="009407FD"/>
    <w:pPr>
      <w:spacing w:before="36" w:after="36"/>
    </w:pPr>
    <w:rPr>
      <w:rFonts w:ascii="Times New Roman" w:eastAsiaTheme="minorHAnsi" w:hAnsi="Times New Roman"/>
      <w:kern w:val="0"/>
      <w:lang w:eastAsia="en-US"/>
    </w:rPr>
  </w:style>
  <w:style w:type="paragraph" w:styleId="Revision">
    <w:name w:val="Revision"/>
    <w:hidden/>
    <w:uiPriority w:val="99"/>
    <w:semiHidden/>
    <w:rsid w:val="009407FD"/>
    <w:pPr>
      <w:spacing w:after="0" w:line="240" w:lineRule="auto"/>
    </w:pPr>
    <w:rPr>
      <w:rFonts w:eastAsiaTheme="minorEastAsia"/>
      <w:kern w:val="24"/>
      <w:sz w:val="24"/>
      <w:szCs w:val="24"/>
      <w:lang w:eastAsia="ja-JP"/>
      <w14:ligatures w14:val="none"/>
    </w:rPr>
  </w:style>
  <w:style w:type="character" w:styleId="Hyperlink">
    <w:name w:val="Hyperlink"/>
    <w:basedOn w:val="DefaultParagraphFont"/>
    <w:uiPriority w:val="99"/>
    <w:unhideWhenUsed/>
    <w:rsid w:val="009407FD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9407F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microsoft.com/office/2011/relationships/people" Target="people.xml"/><Relationship Id="rId7" Type="http://schemas.openxmlformats.org/officeDocument/2006/relationships/comments" Target="comments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5" Type="http://schemas.openxmlformats.org/officeDocument/2006/relationships/image" Target="media/image1.png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microsoft.com/office/2018/08/relationships/commentsExtensible" Target="commentsExtensible.xml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microsoft.com/office/2016/09/relationships/commentsIds" Target="commentsIds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theme" Target="theme/theme1.xml"/><Relationship Id="rId8" Type="http://schemas.microsoft.com/office/2011/relationships/commentsExtended" Target="commentsExtended.xml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37</Pages>
  <Words>1091</Words>
  <Characters>6219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Dave Weiss</dc:creator>
  <cp:keywords/>
  <dc:description/>
  <cp:lastModifiedBy>Robert S Chapman</cp:lastModifiedBy>
  <cp:revision>3</cp:revision>
  <dcterms:created xsi:type="dcterms:W3CDTF">2023-11-09T04:05:00Z</dcterms:created>
  <dcterms:modified xsi:type="dcterms:W3CDTF">2023-11-17T16:19:00Z</dcterms:modified>
</cp:coreProperties>
</file>